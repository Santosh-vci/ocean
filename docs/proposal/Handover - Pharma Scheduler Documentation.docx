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18B9" w14:textId="77777777" w:rsidR="000936D9" w:rsidRDefault="000936D9" w:rsidP="00F75FE6">
      <w:pPr>
        <w:pStyle w:val="Title"/>
        <w:rPr>
          <w:rFonts w:asciiTheme="minorHAnsi" w:hAnsiTheme="minorHAnsi"/>
          <w:lang w:val="en-US"/>
        </w:rPr>
      </w:pPr>
    </w:p>
    <w:p w14:paraId="2EC2D8F3" w14:textId="77777777" w:rsidR="000936D9" w:rsidRDefault="000936D9" w:rsidP="00F75FE6">
      <w:pPr>
        <w:pStyle w:val="Title"/>
        <w:rPr>
          <w:rFonts w:asciiTheme="minorHAnsi" w:hAnsiTheme="minorHAnsi"/>
          <w:lang w:val="en-US"/>
        </w:rPr>
      </w:pPr>
    </w:p>
    <w:p w14:paraId="4A257523" w14:textId="7B595FF3" w:rsidR="00CD25DF" w:rsidRDefault="00CD25DF" w:rsidP="00F75FE6">
      <w:pPr>
        <w:pStyle w:val="Title"/>
        <w:rPr>
          <w:rFonts w:asciiTheme="minorHAnsi" w:hAnsiTheme="minorHAnsi"/>
          <w:lang w:val="en-US"/>
        </w:rPr>
      </w:pPr>
      <w:r w:rsidRPr="00E818E4">
        <w:rPr>
          <w:rFonts w:asciiTheme="minorHAnsi" w:hAnsiTheme="minorHAnsi"/>
          <w:lang w:val="en-US"/>
        </w:rPr>
        <w:t>Pharma Scheduler Documentation</w:t>
      </w:r>
    </w:p>
    <w:p w14:paraId="2011D858" w14:textId="3A0EE9AF" w:rsidR="00A750BB" w:rsidRPr="00A750BB" w:rsidRDefault="00A750BB" w:rsidP="00A750BB">
      <w:pPr>
        <w:rPr>
          <w:rFonts w:asciiTheme="minorHAnsi" w:hAnsiTheme="minorHAnsi"/>
          <w:lang w:val="en-US"/>
        </w:rPr>
      </w:pPr>
      <w:r w:rsidRPr="00A750BB">
        <w:rPr>
          <w:rFonts w:asciiTheme="minorHAnsi" w:hAnsiTheme="minorHAnsi"/>
          <w:lang w:val="en-US"/>
        </w:rPr>
        <w:t xml:space="preserve">Updated on: </w:t>
      </w:r>
      <w:r w:rsidR="00E004C4">
        <w:rPr>
          <w:rFonts w:asciiTheme="minorHAnsi" w:hAnsiTheme="minorHAnsi"/>
          <w:lang w:val="en-US"/>
        </w:rPr>
        <w:fldChar w:fldCharType="begin"/>
      </w:r>
      <w:r w:rsidR="00E004C4">
        <w:rPr>
          <w:rFonts w:asciiTheme="minorHAnsi" w:hAnsiTheme="minorHAnsi"/>
          <w:lang w:val="en-US"/>
        </w:rPr>
        <w:instrText xml:space="preserve"> SAVEDATE  \@ "MMMM d, yyyy" </w:instrText>
      </w:r>
      <w:r w:rsidR="00E004C4">
        <w:rPr>
          <w:rFonts w:asciiTheme="minorHAnsi" w:hAnsiTheme="minorHAnsi"/>
          <w:lang w:val="en-US"/>
        </w:rPr>
        <w:fldChar w:fldCharType="separate"/>
      </w:r>
      <w:r w:rsidR="00585244">
        <w:rPr>
          <w:rFonts w:asciiTheme="minorHAnsi" w:hAnsiTheme="minorHAnsi"/>
          <w:noProof/>
          <w:lang w:val="en-US"/>
        </w:rPr>
        <w:t>November 18, 2025</w:t>
      </w:r>
      <w:r w:rsidR="00E004C4">
        <w:rPr>
          <w:rFonts w:asciiTheme="minorHAnsi" w:hAnsiTheme="minorHAnsi"/>
          <w:lang w:val="en-US"/>
        </w:rPr>
        <w:fldChar w:fldCharType="end"/>
      </w:r>
    </w:p>
    <w:p w14:paraId="00C35F78" w14:textId="044E52F6" w:rsidR="00E52021" w:rsidRPr="00E818E4" w:rsidRDefault="00E52021" w:rsidP="00E52021">
      <w:pPr>
        <w:pStyle w:val="Heading1"/>
        <w:rPr>
          <w:rFonts w:asciiTheme="minorHAnsi" w:hAnsiTheme="minorHAnsi"/>
          <w:lang w:val="en-US"/>
        </w:rPr>
      </w:pPr>
      <w:r w:rsidRPr="00E818E4">
        <w:rPr>
          <w:rFonts w:asciiTheme="minorHAnsi" w:hAnsiTheme="minorHAnsi"/>
          <w:lang w:val="en-US"/>
        </w:rPr>
        <w:t>Core Concept</w:t>
      </w:r>
    </w:p>
    <w:p w14:paraId="711E7801" w14:textId="74F65E11" w:rsidR="00E52021" w:rsidRPr="00E818E4" w:rsidRDefault="00E52021" w:rsidP="00E52021">
      <w:pPr>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 xml:space="preserve">The core concept of </w:t>
      </w:r>
      <w:r w:rsidR="00590EA1" w:rsidRPr="00E818E4">
        <w:rPr>
          <w:rFonts w:asciiTheme="minorHAnsi" w:eastAsiaTheme="minorHAnsi" w:hAnsiTheme="minorHAnsi" w:cstheme="minorBidi"/>
          <w:kern w:val="2"/>
          <w:szCs w:val="21"/>
          <w:lang w:val="en-US" w:eastAsia="en-US"/>
          <w14:ligatures w14:val="standardContextual"/>
        </w:rPr>
        <w:t>scheduler is to create schedule (Start / End) of activity on each machine.</w:t>
      </w:r>
      <w:r w:rsidR="00350AA2" w:rsidRPr="00E818E4">
        <w:rPr>
          <w:rFonts w:asciiTheme="minorHAnsi" w:eastAsiaTheme="minorHAnsi" w:hAnsiTheme="minorHAnsi" w:cstheme="minorBidi"/>
          <w:kern w:val="2"/>
          <w:szCs w:val="21"/>
          <w:lang w:val="en-US" w:eastAsia="en-US"/>
          <w14:ligatures w14:val="standardContextual"/>
        </w:rPr>
        <w:t xml:space="preserve"> There are many generic rules / conditions and some very specific </w:t>
      </w:r>
      <w:r w:rsidR="009C0B90" w:rsidRPr="00E818E4">
        <w:rPr>
          <w:rFonts w:asciiTheme="minorHAnsi" w:eastAsiaTheme="minorHAnsi" w:hAnsiTheme="minorHAnsi" w:cstheme="minorBidi"/>
          <w:kern w:val="2"/>
          <w:szCs w:val="21"/>
          <w:lang w:val="en-US" w:eastAsia="en-US"/>
          <w14:ligatures w14:val="standardContextual"/>
        </w:rPr>
        <w:t xml:space="preserve">client or plant specific rules and </w:t>
      </w:r>
      <w:r w:rsidR="00350AA2" w:rsidRPr="00E818E4">
        <w:rPr>
          <w:rFonts w:asciiTheme="minorHAnsi" w:eastAsiaTheme="minorHAnsi" w:hAnsiTheme="minorHAnsi" w:cstheme="minorBidi"/>
          <w:kern w:val="2"/>
          <w:szCs w:val="21"/>
          <w:lang w:val="en-US" w:eastAsia="en-US"/>
          <w14:ligatures w14:val="standardContextual"/>
        </w:rPr>
        <w:t xml:space="preserve">conditions. </w:t>
      </w:r>
    </w:p>
    <w:p w14:paraId="57E566F4" w14:textId="77777777" w:rsidR="00994CF0" w:rsidRPr="00E818E4" w:rsidRDefault="00994CF0" w:rsidP="00E52021">
      <w:pPr>
        <w:rPr>
          <w:rFonts w:asciiTheme="minorHAnsi" w:eastAsiaTheme="minorHAnsi" w:hAnsiTheme="minorHAnsi" w:cstheme="minorBidi"/>
          <w:kern w:val="2"/>
          <w:szCs w:val="21"/>
          <w:lang w:val="en-US" w:eastAsia="en-US"/>
          <w14:ligatures w14:val="standardContextual"/>
        </w:rPr>
      </w:pPr>
    </w:p>
    <w:p w14:paraId="4AF7BB54" w14:textId="1E1B4DB5" w:rsidR="00994CF0" w:rsidRPr="00E818E4" w:rsidRDefault="00994CF0" w:rsidP="00E52021">
      <w:pPr>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 xml:space="preserve">The Scheduler algorithm currently has </w:t>
      </w:r>
      <w:r w:rsidR="00AB4690" w:rsidRPr="00AB4690">
        <w:rPr>
          <w:rFonts w:asciiTheme="minorHAnsi" w:eastAsiaTheme="minorHAnsi" w:hAnsiTheme="minorHAnsi" w:cstheme="minorBidi"/>
          <w:kern w:val="2"/>
          <w:szCs w:val="21"/>
          <w:highlight w:val="yellow"/>
          <w:lang w:val="en-US" w:eastAsia="en-US"/>
          <w14:ligatures w14:val="standardContextual"/>
        </w:rPr>
        <w:t>3</w:t>
      </w:r>
      <w:r w:rsidRPr="00E818E4">
        <w:rPr>
          <w:rFonts w:asciiTheme="minorHAnsi" w:eastAsiaTheme="minorHAnsi" w:hAnsiTheme="minorHAnsi" w:cstheme="minorBidi"/>
          <w:kern w:val="2"/>
          <w:szCs w:val="21"/>
          <w:lang w:val="en-US" w:eastAsia="en-US"/>
          <w14:ligatures w14:val="standardContextual"/>
        </w:rPr>
        <w:t xml:space="preserve"> flavors</w:t>
      </w:r>
    </w:p>
    <w:p w14:paraId="21023B47" w14:textId="6C0A3883" w:rsidR="00AB4690" w:rsidRDefault="00994CF0" w:rsidP="00994CF0">
      <w:pPr>
        <w:pStyle w:val="ListParagraph"/>
        <w:numPr>
          <w:ilvl w:val="0"/>
          <w:numId w:val="7"/>
        </w:numPr>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Bottleneck is </w:t>
      </w:r>
      <w:r w:rsidR="004C7DF6" w:rsidRPr="00E818E4">
        <w:rPr>
          <w:rFonts w:eastAsiaTheme="minorHAnsi" w:cstheme="minorBidi"/>
          <w:kern w:val="2"/>
          <w:szCs w:val="21"/>
          <w:lang w:val="en-US" w:eastAsia="en-US"/>
          <w14:ligatures w14:val="standardContextual"/>
        </w:rPr>
        <w:t xml:space="preserve">already </w:t>
      </w:r>
      <w:r w:rsidR="00053E6F" w:rsidRPr="00E818E4">
        <w:rPr>
          <w:rFonts w:eastAsiaTheme="minorHAnsi" w:cstheme="minorBidi"/>
          <w:kern w:val="2"/>
          <w:szCs w:val="21"/>
          <w:lang w:val="en-US" w:eastAsia="en-US"/>
          <w14:ligatures w14:val="standardContextual"/>
        </w:rPr>
        <w:t>levelled (</w:t>
      </w:r>
      <w:proofErr w:type="spellStart"/>
      <w:r w:rsidR="00053E6F" w:rsidRPr="00E818E4">
        <w:rPr>
          <w:rFonts w:eastAsiaTheme="minorHAnsi" w:cstheme="minorBidi"/>
          <w:kern w:val="2"/>
          <w:szCs w:val="21"/>
          <w:lang w:val="en-US" w:eastAsia="en-US"/>
          <w14:ligatures w14:val="standardContextual"/>
        </w:rPr>
        <w:t>VFlow</w:t>
      </w:r>
      <w:proofErr w:type="spellEnd"/>
      <w:r w:rsidR="00053E6F" w:rsidRPr="00E818E4">
        <w:rPr>
          <w:rFonts w:eastAsiaTheme="minorHAnsi" w:cstheme="minorBidi"/>
          <w:kern w:val="2"/>
          <w:szCs w:val="21"/>
          <w:lang w:val="en-US" w:eastAsia="en-US"/>
          <w14:ligatures w14:val="standardContextual"/>
        </w:rPr>
        <w:t xml:space="preserve">?) </w:t>
      </w:r>
      <w:r w:rsidR="004C7DF6" w:rsidRPr="00E818E4">
        <w:rPr>
          <w:rFonts w:eastAsiaTheme="minorHAnsi" w:cstheme="minorBidi"/>
          <w:kern w:val="2"/>
          <w:szCs w:val="21"/>
          <w:lang w:val="en-US" w:eastAsia="en-US"/>
          <w14:ligatures w14:val="standardContextual"/>
        </w:rPr>
        <w:t>OR first operation itself is bottleneck.</w:t>
      </w:r>
      <w:r w:rsidR="004C7DF6" w:rsidRPr="00E818E4">
        <w:rPr>
          <w:rFonts w:eastAsiaTheme="minorHAnsi" w:cstheme="minorBidi"/>
          <w:kern w:val="2"/>
          <w:szCs w:val="21"/>
          <w:lang w:val="en-US" w:eastAsia="en-US"/>
          <w14:ligatures w14:val="standardContextual"/>
        </w:rPr>
        <w:br/>
      </w:r>
      <w:r w:rsidRPr="00E818E4">
        <w:rPr>
          <w:rFonts w:eastAsiaTheme="minorHAnsi" w:cstheme="minorBidi"/>
          <w:kern w:val="2"/>
          <w:szCs w:val="21"/>
          <w:lang w:val="en-US" w:eastAsia="en-US"/>
          <w14:ligatures w14:val="standardContextual"/>
        </w:rPr>
        <w:t xml:space="preserve">just take </w:t>
      </w:r>
      <w:r w:rsidR="00053E6F" w:rsidRPr="00E818E4">
        <w:rPr>
          <w:rFonts w:eastAsiaTheme="minorHAnsi" w:cstheme="minorBidi"/>
          <w:kern w:val="2"/>
          <w:szCs w:val="21"/>
          <w:lang w:val="en-US" w:eastAsia="en-US"/>
          <w14:ligatures w14:val="standardContextual"/>
        </w:rPr>
        <w:t xml:space="preserve">each job and schedule along the defined route and dependencies </w:t>
      </w:r>
      <w:r w:rsidR="00053E6F" w:rsidRPr="00E818E4">
        <w:rPr>
          <w:rFonts w:eastAsiaTheme="minorHAnsi" w:cstheme="minorBidi"/>
          <w:kern w:val="2"/>
          <w:szCs w:val="21"/>
          <w:lang w:val="en-US" w:eastAsia="en-US"/>
          <w14:ligatures w14:val="standardContextual"/>
        </w:rPr>
        <w:br/>
        <w:t>SPIMACO</w:t>
      </w:r>
      <w:r w:rsidR="00AB4690">
        <w:rPr>
          <w:rFonts w:eastAsiaTheme="minorHAnsi" w:cstheme="minorBidi"/>
          <w:kern w:val="2"/>
          <w:szCs w:val="21"/>
          <w:lang w:val="en-US" w:eastAsia="en-US"/>
          <w14:ligatures w14:val="standardContextual"/>
        </w:rPr>
        <w:br/>
      </w:r>
    </w:p>
    <w:p w14:paraId="380AE609" w14:textId="2D8C22E6" w:rsidR="00994CF0" w:rsidRPr="00E818E4" w:rsidRDefault="00AB4690" w:rsidP="00994CF0">
      <w:pPr>
        <w:pStyle w:val="ListParagraph"/>
        <w:numPr>
          <w:ilvl w:val="0"/>
          <w:numId w:val="7"/>
        </w:numPr>
        <w:rPr>
          <w:rFonts w:eastAsiaTheme="minorHAnsi" w:cstheme="minorBidi"/>
          <w:kern w:val="2"/>
          <w:szCs w:val="21"/>
          <w:lang w:val="en-US" w:eastAsia="en-US"/>
          <w14:ligatures w14:val="standardContextual"/>
        </w:rPr>
      </w:pPr>
      <w:r w:rsidRPr="00C0065A">
        <w:rPr>
          <w:rFonts w:eastAsiaTheme="minorHAnsi" w:cstheme="minorBidi"/>
          <w:kern w:val="2"/>
          <w:szCs w:val="21"/>
          <w:lang w:val="en-US" w:eastAsia="en-US"/>
          <w14:ligatures w14:val="standardContextual"/>
        </w:rPr>
        <w:t>Bottleneck is very dynamic</w:t>
      </w:r>
      <w:r w:rsidR="002C63A6" w:rsidRPr="00C0065A">
        <w:rPr>
          <w:rFonts w:eastAsiaTheme="minorHAnsi" w:cstheme="minorBidi"/>
          <w:kern w:val="2"/>
          <w:szCs w:val="21"/>
          <w:lang w:val="en-US" w:eastAsia="en-US"/>
          <w14:ligatures w14:val="standardContextual"/>
        </w:rPr>
        <w:t xml:space="preserve"> and reverse scheduling</w:t>
      </w:r>
      <w:r w:rsidR="003A13E9" w:rsidRPr="00C0065A">
        <w:rPr>
          <w:rFonts w:eastAsiaTheme="minorHAnsi" w:cstheme="minorBidi"/>
          <w:kern w:val="2"/>
          <w:szCs w:val="21"/>
          <w:lang w:val="en-US" w:eastAsia="en-US"/>
          <w14:ligatures w14:val="standardContextual"/>
        </w:rPr>
        <w:t xml:space="preserve">: </w:t>
      </w:r>
      <w:proofErr w:type="spellStart"/>
      <w:r w:rsidR="003A13E9" w:rsidRPr="00C0065A">
        <w:rPr>
          <w:rFonts w:eastAsiaTheme="minorHAnsi" w:cstheme="minorBidi"/>
          <w:kern w:val="2"/>
          <w:szCs w:val="21"/>
          <w:lang w:val="en-US" w:eastAsia="en-US"/>
          <w14:ligatures w14:val="standardContextual"/>
        </w:rPr>
        <w:t>AjantaDHJ</w:t>
      </w:r>
      <w:proofErr w:type="spellEnd"/>
      <w:r w:rsidR="003A13E9" w:rsidRPr="00C0065A">
        <w:rPr>
          <w:rFonts w:eastAsiaTheme="minorHAnsi" w:cstheme="minorBidi"/>
          <w:kern w:val="2"/>
          <w:szCs w:val="21"/>
          <w:lang w:val="en-US" w:eastAsia="en-US"/>
          <w14:ligatures w14:val="standardContextual"/>
        </w:rPr>
        <w:br/>
        <w:t xml:space="preserve">This is a very recent </w:t>
      </w:r>
      <w:r w:rsidR="003A13E9" w:rsidRPr="00C0065A">
        <w:rPr>
          <w:rFonts w:eastAsiaTheme="minorHAnsi" w:cstheme="minorBidi"/>
          <w:kern w:val="2"/>
          <w:szCs w:val="21"/>
          <w:u w:val="single"/>
          <w:lang w:val="en-US" w:eastAsia="en-US"/>
          <w14:ligatures w14:val="standardContextual"/>
        </w:rPr>
        <w:t>experiment</w:t>
      </w:r>
      <w:r w:rsidR="003A13E9" w:rsidRPr="00C0065A">
        <w:rPr>
          <w:rFonts w:eastAsiaTheme="minorHAnsi" w:cstheme="minorBidi"/>
          <w:kern w:val="2"/>
          <w:szCs w:val="21"/>
          <w:lang w:val="en-US" w:eastAsia="en-US"/>
          <w14:ligatures w14:val="standardContextual"/>
        </w:rPr>
        <w:t>. In this assignment, the bottleneck shifts from time to time and from order to order.</w:t>
      </w:r>
      <w:r w:rsidR="002C63A6" w:rsidRPr="00C0065A">
        <w:rPr>
          <w:rFonts w:eastAsiaTheme="minorHAnsi" w:cstheme="minorBidi"/>
          <w:kern w:val="2"/>
          <w:szCs w:val="21"/>
          <w:lang w:val="en-US" w:eastAsia="en-US"/>
          <w14:ligatures w14:val="standardContextual"/>
        </w:rPr>
        <w:t xml:space="preserve"> </w:t>
      </w:r>
      <w:r w:rsidR="003A13E9" w:rsidRPr="00C0065A">
        <w:rPr>
          <w:rFonts w:eastAsiaTheme="minorHAnsi" w:cstheme="minorBidi"/>
          <w:kern w:val="2"/>
          <w:szCs w:val="21"/>
          <w:lang w:val="en-US" w:eastAsia="en-US"/>
          <w14:ligatures w14:val="standardContextual"/>
        </w:rPr>
        <w:t xml:space="preserve"> </w:t>
      </w:r>
      <w:r w:rsidR="002C63A6" w:rsidRPr="00C0065A">
        <w:rPr>
          <w:rFonts w:eastAsiaTheme="minorHAnsi" w:cstheme="minorBidi"/>
          <w:kern w:val="2"/>
          <w:szCs w:val="21"/>
          <w:lang w:val="en-US" w:eastAsia="en-US"/>
          <w14:ligatures w14:val="standardContextual"/>
        </w:rPr>
        <w:br/>
        <w:t xml:space="preserve">Here we first do a DDQ and then based on the </w:t>
      </w:r>
      <w:proofErr w:type="spellStart"/>
      <w:r w:rsidR="002C63A6" w:rsidRPr="00C0065A">
        <w:rPr>
          <w:rFonts w:eastAsiaTheme="minorHAnsi" w:cstheme="minorBidi"/>
          <w:kern w:val="2"/>
          <w:szCs w:val="21"/>
          <w:lang w:val="en-US" w:eastAsia="en-US"/>
          <w14:ligatures w14:val="standardContextual"/>
        </w:rPr>
        <w:t>TargetDate</w:t>
      </w:r>
      <w:proofErr w:type="spellEnd"/>
      <w:r w:rsidR="002C63A6" w:rsidRPr="00C0065A">
        <w:rPr>
          <w:rFonts w:eastAsiaTheme="minorHAnsi" w:cstheme="minorBidi"/>
          <w:kern w:val="2"/>
          <w:szCs w:val="21"/>
          <w:lang w:val="en-US" w:eastAsia="en-US"/>
          <w14:ligatures w14:val="standardContextual"/>
        </w:rPr>
        <w:t xml:space="preserve">, </w:t>
      </w:r>
      <w:r w:rsidR="00C0065A">
        <w:rPr>
          <w:rFonts w:eastAsiaTheme="minorHAnsi" w:cstheme="minorBidi"/>
          <w:kern w:val="2"/>
          <w:szCs w:val="21"/>
          <w:lang w:val="en-US" w:eastAsia="en-US"/>
          <w14:ligatures w14:val="standardContextual"/>
        </w:rPr>
        <w:t xml:space="preserve">assign the jobs on packing as bottleneck (option trimming) and </w:t>
      </w:r>
      <w:r w:rsidR="002C63A6" w:rsidRPr="00C0065A">
        <w:rPr>
          <w:rFonts w:eastAsiaTheme="minorHAnsi" w:cstheme="minorBidi"/>
          <w:kern w:val="2"/>
          <w:szCs w:val="21"/>
          <w:lang w:val="en-US" w:eastAsia="en-US"/>
          <w14:ligatures w14:val="standardContextual"/>
        </w:rPr>
        <w:t>we schedule jobs (one by one) backwards - means schedule on last packaging workstation and then move backwards.</w:t>
      </w:r>
      <w:r w:rsidR="002C63A6">
        <w:rPr>
          <w:rFonts w:eastAsiaTheme="minorHAnsi" w:cstheme="minorBidi"/>
          <w:kern w:val="2"/>
          <w:szCs w:val="21"/>
          <w:lang w:val="en-US" w:eastAsia="en-US"/>
          <w14:ligatures w14:val="standardContextual"/>
        </w:rPr>
        <w:t xml:space="preserve"> See the </w:t>
      </w:r>
      <w:proofErr w:type="spellStart"/>
      <w:r w:rsidR="002C63A6">
        <w:rPr>
          <w:rFonts w:eastAsiaTheme="minorHAnsi" w:cstheme="minorBidi"/>
          <w:kern w:val="2"/>
          <w:szCs w:val="21"/>
          <w:lang w:val="en-US" w:eastAsia="en-US"/>
          <w14:ligatures w14:val="standardContextual"/>
        </w:rPr>
        <w:t>AjantaDHJ</w:t>
      </w:r>
      <w:proofErr w:type="spellEnd"/>
      <w:r w:rsidR="002C63A6">
        <w:rPr>
          <w:rFonts w:eastAsiaTheme="minorHAnsi" w:cstheme="minorBidi"/>
          <w:kern w:val="2"/>
          <w:szCs w:val="21"/>
          <w:lang w:val="en-US" w:eastAsia="en-US"/>
          <w14:ligatures w14:val="standardContextual"/>
        </w:rPr>
        <w:t xml:space="preserve"> </w:t>
      </w:r>
      <w:r w:rsidR="00C51868">
        <w:rPr>
          <w:rFonts w:eastAsiaTheme="minorHAnsi" w:cstheme="minorBidi"/>
          <w:kern w:val="2"/>
          <w:szCs w:val="21"/>
          <w:lang w:val="en-US" w:eastAsia="en-US"/>
          <w14:ligatures w14:val="standardContextual"/>
        </w:rPr>
        <w:t>section and code</w:t>
      </w:r>
      <w:r w:rsidR="006616E0" w:rsidRPr="00E818E4">
        <w:rPr>
          <w:rFonts w:eastAsiaTheme="minorHAnsi" w:cstheme="minorBidi"/>
          <w:kern w:val="2"/>
          <w:szCs w:val="21"/>
          <w:lang w:val="en-US" w:eastAsia="en-US"/>
          <w14:ligatures w14:val="standardContextual"/>
        </w:rPr>
        <w:br/>
      </w:r>
    </w:p>
    <w:p w14:paraId="2313562B" w14:textId="77777777" w:rsidR="00875D16" w:rsidRPr="00E818E4" w:rsidRDefault="00053E6F" w:rsidP="00994CF0">
      <w:pPr>
        <w:pStyle w:val="ListParagraph"/>
        <w:numPr>
          <w:ilvl w:val="0"/>
          <w:numId w:val="7"/>
        </w:numPr>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Bottleneck is </w:t>
      </w:r>
      <w:r w:rsidR="00087A27" w:rsidRPr="00E818E4">
        <w:rPr>
          <w:rFonts w:eastAsiaTheme="minorHAnsi" w:cstheme="minorBidi"/>
          <w:kern w:val="2"/>
          <w:szCs w:val="21"/>
          <w:lang w:val="en-US" w:eastAsia="en-US"/>
          <w14:ligatures w14:val="standardContextual"/>
        </w:rPr>
        <w:t>known but load leveling is required.</w:t>
      </w:r>
      <w:r w:rsidR="00087A27" w:rsidRPr="00E818E4">
        <w:rPr>
          <w:rFonts w:eastAsiaTheme="minorHAnsi" w:cstheme="minorBidi"/>
          <w:kern w:val="2"/>
          <w:szCs w:val="21"/>
          <w:lang w:val="en-US" w:eastAsia="en-US"/>
          <w14:ligatures w14:val="standardContextual"/>
        </w:rPr>
        <w:br/>
        <w:t>Glenmark GOA, Glenmark Indore</w:t>
      </w:r>
      <w:r w:rsidR="00087A27" w:rsidRPr="00E818E4">
        <w:rPr>
          <w:rFonts w:eastAsiaTheme="minorHAnsi" w:cstheme="minorBidi"/>
          <w:kern w:val="2"/>
          <w:szCs w:val="21"/>
          <w:lang w:val="en-US" w:eastAsia="en-US"/>
          <w14:ligatures w14:val="standardContextual"/>
        </w:rPr>
        <w:br/>
        <w:t xml:space="preserve">Here the scheduler will </w:t>
      </w:r>
    </w:p>
    <w:p w14:paraId="7BF555D6" w14:textId="6CF1B944" w:rsidR="00994CF0" w:rsidRPr="00E818E4" w:rsidRDefault="000F0FE9" w:rsidP="00875D16">
      <w:pPr>
        <w:pStyle w:val="ListParagraph"/>
        <w:numPr>
          <w:ilvl w:val="1"/>
          <w:numId w:val="7"/>
        </w:numPr>
        <w:ind w:left="993" w:hanging="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schedule the </w:t>
      </w:r>
      <w:r w:rsidR="00FE00DD" w:rsidRPr="00E818E4">
        <w:rPr>
          <w:rFonts w:eastAsiaTheme="minorHAnsi" w:cstheme="minorBidi"/>
          <w:kern w:val="2"/>
          <w:szCs w:val="21"/>
          <w:lang w:val="en-US" w:eastAsia="en-US"/>
          <w14:ligatures w14:val="standardContextual"/>
        </w:rPr>
        <w:t>batches</w:t>
      </w:r>
      <w:r w:rsidRPr="00E818E4">
        <w:rPr>
          <w:rFonts w:eastAsiaTheme="minorHAnsi" w:cstheme="minorBidi"/>
          <w:kern w:val="2"/>
          <w:szCs w:val="21"/>
          <w:lang w:val="en-US" w:eastAsia="en-US"/>
          <w14:ligatures w14:val="standardContextual"/>
        </w:rPr>
        <w:t xml:space="preserve"> on the </w:t>
      </w:r>
      <w:r w:rsidRPr="00E818E4">
        <w:rPr>
          <w:rFonts w:eastAsiaTheme="minorHAnsi" w:cstheme="minorBidi"/>
          <w:kern w:val="2"/>
          <w:szCs w:val="21"/>
          <w:u w:val="single"/>
          <w:lang w:val="en-US" w:eastAsia="en-US"/>
          <w14:ligatures w14:val="standardContextual"/>
        </w:rPr>
        <w:t>primary bottleneck</w:t>
      </w:r>
      <w:r w:rsidRPr="00E818E4">
        <w:rPr>
          <w:rFonts w:eastAsiaTheme="minorHAnsi" w:cstheme="minorBidi"/>
          <w:kern w:val="2"/>
          <w:szCs w:val="21"/>
          <w:lang w:val="en-US" w:eastAsia="en-US"/>
          <w14:ligatures w14:val="standardContextual"/>
        </w:rPr>
        <w:t xml:space="preserve"> and </w:t>
      </w:r>
      <w:r w:rsidR="00875D16" w:rsidRPr="00E818E4">
        <w:rPr>
          <w:rFonts w:eastAsiaTheme="minorHAnsi" w:cstheme="minorBidi"/>
          <w:kern w:val="2"/>
          <w:szCs w:val="21"/>
          <w:lang w:val="en-US" w:eastAsia="en-US"/>
          <w14:ligatures w14:val="standardContextual"/>
        </w:rPr>
        <w:t xml:space="preserve">assign specific machine </w:t>
      </w:r>
      <w:r w:rsidR="00FC3139" w:rsidRPr="00E818E4">
        <w:rPr>
          <w:rFonts w:eastAsiaTheme="minorHAnsi" w:cstheme="minorBidi"/>
          <w:kern w:val="2"/>
          <w:szCs w:val="21"/>
          <w:lang w:val="en-US" w:eastAsia="en-US"/>
          <w14:ligatures w14:val="standardContextual"/>
        </w:rPr>
        <w:t>if a batch has multiple machine applicable in this workstation</w:t>
      </w:r>
      <w:r w:rsidR="00F660B1" w:rsidRPr="00E818E4">
        <w:rPr>
          <w:rFonts w:eastAsiaTheme="minorHAnsi" w:cstheme="minorBidi"/>
          <w:kern w:val="2"/>
          <w:szCs w:val="21"/>
          <w:lang w:val="en-US" w:eastAsia="en-US"/>
          <w14:ligatures w14:val="standardContextual"/>
        </w:rPr>
        <w:t>. No schedule will be calculated</w:t>
      </w:r>
    </w:p>
    <w:p w14:paraId="21CB2FBA" w14:textId="0930298B" w:rsidR="00FC3139" w:rsidRPr="00E818E4" w:rsidRDefault="00F660B1" w:rsidP="00875D16">
      <w:pPr>
        <w:pStyle w:val="ListParagraph"/>
        <w:numPr>
          <w:ilvl w:val="1"/>
          <w:numId w:val="7"/>
        </w:numPr>
        <w:ind w:left="993" w:hanging="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schedule the batches on </w:t>
      </w:r>
      <w:r w:rsidRPr="00E818E4">
        <w:rPr>
          <w:rFonts w:eastAsiaTheme="minorHAnsi" w:cstheme="minorBidi"/>
          <w:kern w:val="2"/>
          <w:szCs w:val="21"/>
          <w:u w:val="single"/>
          <w:lang w:val="en-US" w:eastAsia="en-US"/>
          <w14:ligatures w14:val="standardContextual"/>
        </w:rPr>
        <w:t>secondary bottleneck</w:t>
      </w:r>
      <w:r w:rsidRPr="00E818E4">
        <w:rPr>
          <w:rFonts w:eastAsiaTheme="minorHAnsi" w:cstheme="minorBidi"/>
          <w:kern w:val="2"/>
          <w:szCs w:val="21"/>
          <w:lang w:val="en-US" w:eastAsia="en-US"/>
          <w14:ligatures w14:val="standardContextual"/>
        </w:rPr>
        <w:t xml:space="preserve"> and assign specific machine if a batch has multiple machine applicable in this workstation. No schedule will be calculated</w:t>
      </w:r>
    </w:p>
    <w:p w14:paraId="4B688AAC" w14:textId="3E1A953E" w:rsidR="00F660B1" w:rsidRPr="00E818E4" w:rsidRDefault="00F660B1" w:rsidP="00F660B1">
      <w:pPr>
        <w:ind w:left="709"/>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 xml:space="preserve">Once this is done, </w:t>
      </w:r>
      <w:r w:rsidR="00FE35B4" w:rsidRPr="00E818E4">
        <w:rPr>
          <w:rFonts w:asciiTheme="minorHAnsi" w:eastAsiaTheme="minorHAnsi" w:hAnsiTheme="minorHAnsi" w:cstheme="minorBidi"/>
          <w:kern w:val="2"/>
          <w:szCs w:val="21"/>
          <w:lang w:val="en-US" w:eastAsia="en-US"/>
          <w14:ligatures w14:val="standardContextual"/>
        </w:rPr>
        <w:t>the planner will check the level loading, capacity availability etc. The planner may choose to remove some batches</w:t>
      </w:r>
      <w:r w:rsidR="006375D4" w:rsidRPr="00E818E4">
        <w:rPr>
          <w:rFonts w:asciiTheme="minorHAnsi" w:eastAsiaTheme="minorHAnsi" w:hAnsiTheme="minorHAnsi" w:cstheme="minorBidi"/>
          <w:kern w:val="2"/>
          <w:szCs w:val="21"/>
          <w:lang w:val="en-US" w:eastAsia="en-US"/>
          <w14:ligatures w14:val="standardContextual"/>
        </w:rPr>
        <w:t>, add overtime</w:t>
      </w:r>
      <w:r w:rsidR="00C1533F" w:rsidRPr="00E818E4">
        <w:rPr>
          <w:rFonts w:asciiTheme="minorHAnsi" w:eastAsiaTheme="minorHAnsi" w:hAnsiTheme="minorHAnsi" w:cstheme="minorBidi"/>
          <w:kern w:val="2"/>
          <w:szCs w:val="21"/>
          <w:lang w:val="en-US" w:eastAsia="en-US"/>
          <w14:ligatures w14:val="standardContextual"/>
        </w:rPr>
        <w:t xml:space="preserve"> to ensure loading is even</w:t>
      </w:r>
    </w:p>
    <w:p w14:paraId="49AB6EF7" w14:textId="7A9EA794" w:rsidR="00C1533F" w:rsidRPr="00E818E4" w:rsidRDefault="00C1533F" w:rsidP="00F660B1">
      <w:pPr>
        <w:ind w:left="709"/>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 xml:space="preserve">Once the load is levelled, </w:t>
      </w:r>
      <w:r w:rsidR="00063B75" w:rsidRPr="00E818E4">
        <w:rPr>
          <w:rFonts w:asciiTheme="minorHAnsi" w:eastAsiaTheme="minorHAnsi" w:hAnsiTheme="minorHAnsi" w:cstheme="minorBidi"/>
          <w:kern w:val="2"/>
          <w:szCs w:val="21"/>
          <w:lang w:val="en-US" w:eastAsia="en-US"/>
          <w14:ligatures w14:val="standardContextual"/>
        </w:rPr>
        <w:t xml:space="preserve">all the batches are scheduled from first to last </w:t>
      </w:r>
      <w:r w:rsidR="006616E0" w:rsidRPr="00E818E4">
        <w:rPr>
          <w:rFonts w:asciiTheme="minorHAnsi" w:eastAsiaTheme="minorHAnsi" w:hAnsiTheme="minorHAnsi" w:cstheme="minorBidi"/>
          <w:kern w:val="2"/>
          <w:szCs w:val="21"/>
          <w:lang w:val="en-US" w:eastAsia="en-US"/>
          <w14:ligatures w14:val="standardContextual"/>
        </w:rPr>
        <w:t xml:space="preserve">along the defined route and dependencies </w:t>
      </w:r>
      <w:r w:rsidR="00063B75" w:rsidRPr="00E818E4">
        <w:rPr>
          <w:rFonts w:asciiTheme="minorHAnsi" w:eastAsiaTheme="minorHAnsi" w:hAnsiTheme="minorHAnsi" w:cstheme="minorBidi"/>
          <w:kern w:val="2"/>
          <w:szCs w:val="21"/>
          <w:lang w:val="en-US" w:eastAsia="en-US"/>
          <w14:ligatures w14:val="standardContextual"/>
        </w:rPr>
        <w:t xml:space="preserve">(note the </w:t>
      </w:r>
      <w:r w:rsidR="006616E0" w:rsidRPr="00E818E4">
        <w:rPr>
          <w:rFonts w:asciiTheme="minorHAnsi" w:eastAsiaTheme="minorHAnsi" w:hAnsiTheme="minorHAnsi" w:cstheme="minorBidi"/>
          <w:kern w:val="2"/>
          <w:szCs w:val="21"/>
          <w:lang w:val="en-US" w:eastAsia="en-US"/>
          <w14:ligatures w14:val="standardContextual"/>
        </w:rPr>
        <w:t>machine variability is removed for bottleneck machines).</w:t>
      </w:r>
    </w:p>
    <w:p w14:paraId="3B7EB1CD" w14:textId="77777777" w:rsidR="00E55307" w:rsidRPr="00E818E4" w:rsidRDefault="00E55307" w:rsidP="00E55307">
      <w:pPr>
        <w:rPr>
          <w:rFonts w:asciiTheme="minorHAnsi" w:eastAsiaTheme="minorHAnsi" w:hAnsiTheme="minorHAnsi" w:cstheme="minorBidi"/>
          <w:kern w:val="2"/>
          <w:szCs w:val="21"/>
          <w:lang w:val="en-US" w:eastAsia="en-US"/>
          <w14:ligatures w14:val="standardContextual"/>
        </w:rPr>
      </w:pPr>
    </w:p>
    <w:p w14:paraId="2537389F" w14:textId="215B2D72" w:rsidR="00E55307" w:rsidRPr="00E818E4" w:rsidRDefault="00E55307" w:rsidP="00E55307">
      <w:pPr>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Additional considerations for Scheduler:</w:t>
      </w:r>
    </w:p>
    <w:p w14:paraId="755ADDFB" w14:textId="476662EC" w:rsidR="00FA48D4" w:rsidRPr="00E818E4" w:rsidRDefault="00FA48D4" w:rsidP="00FA48D4">
      <w:pPr>
        <w:pStyle w:val="ListParagraph"/>
        <w:numPr>
          <w:ilvl w:val="0"/>
          <w:numId w:val="8"/>
        </w:numPr>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lastRenderedPageBreak/>
        <w:t>Scheduler generates hourly slots for all machines.</w:t>
      </w:r>
      <w:r w:rsidRPr="00E818E4">
        <w:rPr>
          <w:rFonts w:eastAsiaTheme="minorHAnsi" w:cstheme="minorBidi"/>
          <w:kern w:val="2"/>
          <w:szCs w:val="21"/>
          <w:lang w:val="en-US" w:eastAsia="en-US"/>
          <w14:ligatures w14:val="standardContextual"/>
        </w:rPr>
        <w:br/>
      </w:r>
      <w:r w:rsidR="00C36DFD" w:rsidRPr="00E818E4">
        <w:rPr>
          <w:rFonts w:eastAsiaTheme="minorHAnsi" w:cstheme="minorBidi"/>
          <w:kern w:val="2"/>
          <w:szCs w:val="21"/>
          <w:lang w:val="en-US" w:eastAsia="en-US"/>
          <w14:ligatures w14:val="standardContextual"/>
        </w:rPr>
        <w:t>Each HOURLY SLOT will be marked with FREE, OCCUPIED</w:t>
      </w:r>
      <w:r w:rsidR="00396F4D" w:rsidRPr="00E818E4">
        <w:rPr>
          <w:rFonts w:eastAsiaTheme="minorHAnsi" w:cstheme="minorBidi"/>
          <w:kern w:val="2"/>
          <w:szCs w:val="21"/>
          <w:lang w:val="en-US" w:eastAsia="en-US"/>
          <w14:ligatures w14:val="standardContextual"/>
        </w:rPr>
        <w:t xml:space="preserve"> or “some text” related to change overs </w:t>
      </w:r>
      <w:r w:rsidR="008A6D54" w:rsidRPr="00E818E4">
        <w:rPr>
          <w:rFonts w:eastAsiaTheme="minorHAnsi" w:cstheme="minorBidi"/>
          <w:kern w:val="2"/>
          <w:szCs w:val="21"/>
          <w:lang w:val="en-US" w:eastAsia="en-US"/>
          <w14:ligatures w14:val="standardContextual"/>
        </w:rPr>
        <w:t>(CO)</w:t>
      </w:r>
      <w:r w:rsidR="00396F4D" w:rsidRPr="00E818E4">
        <w:rPr>
          <w:rFonts w:eastAsiaTheme="minorHAnsi" w:cstheme="minorBidi"/>
          <w:kern w:val="2"/>
          <w:szCs w:val="21"/>
          <w:lang w:val="en-US" w:eastAsia="en-US"/>
          <w14:ligatures w14:val="standardContextual"/>
        </w:rPr>
        <w:t>etc.</w:t>
      </w:r>
    </w:p>
    <w:p w14:paraId="2A1CD8A2" w14:textId="37055577" w:rsidR="00396F4D" w:rsidRPr="00E818E4" w:rsidRDefault="00396F4D" w:rsidP="00FA48D4">
      <w:pPr>
        <w:pStyle w:val="ListParagraph"/>
        <w:numPr>
          <w:ilvl w:val="0"/>
          <w:numId w:val="8"/>
        </w:numPr>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The scheduler will </w:t>
      </w:r>
      <w:r w:rsidR="00013C83" w:rsidRPr="00E818E4">
        <w:rPr>
          <w:rFonts w:eastAsiaTheme="minorHAnsi" w:cstheme="minorBidi"/>
          <w:kern w:val="2"/>
          <w:szCs w:val="21"/>
          <w:lang w:val="en-US" w:eastAsia="en-US"/>
          <w14:ligatures w14:val="standardContextual"/>
        </w:rPr>
        <w:t>use</w:t>
      </w:r>
      <w:r w:rsidRPr="00E818E4">
        <w:rPr>
          <w:rFonts w:eastAsiaTheme="minorHAnsi" w:cstheme="minorBidi"/>
          <w:kern w:val="2"/>
          <w:szCs w:val="21"/>
          <w:lang w:val="en-US" w:eastAsia="en-US"/>
          <w14:ligatures w14:val="standardContextual"/>
        </w:rPr>
        <w:t xml:space="preserve"> </w:t>
      </w:r>
      <w:r w:rsidR="00221963" w:rsidRPr="00E818E4">
        <w:rPr>
          <w:rFonts w:eastAsiaTheme="minorHAnsi" w:cstheme="minorBidi"/>
          <w:kern w:val="2"/>
          <w:szCs w:val="21"/>
          <w:lang w:val="en-US" w:eastAsia="en-US"/>
          <w14:ligatures w14:val="standardContextual"/>
        </w:rPr>
        <w:t xml:space="preserve">FREE slots to schedule batches and </w:t>
      </w:r>
      <w:r w:rsidR="008A6D54" w:rsidRPr="00E818E4">
        <w:rPr>
          <w:rFonts w:eastAsiaTheme="minorHAnsi" w:cstheme="minorBidi"/>
          <w:kern w:val="2"/>
          <w:szCs w:val="21"/>
          <w:lang w:val="en-US" w:eastAsia="en-US"/>
          <w14:ligatures w14:val="standardContextual"/>
        </w:rPr>
        <w:t>COs</w:t>
      </w:r>
    </w:p>
    <w:p w14:paraId="24F0DF74" w14:textId="5D1980ED" w:rsidR="00221963" w:rsidRPr="00E818E4" w:rsidRDefault="00221963" w:rsidP="00221963">
      <w:pPr>
        <w:pStyle w:val="ListParagraph"/>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IMP: the duration identified cannot jump over existing batch or </w:t>
      </w:r>
      <w:r w:rsidR="00A304B1" w:rsidRPr="00E818E4">
        <w:rPr>
          <w:rFonts w:eastAsiaTheme="minorHAnsi" w:cstheme="minorBidi"/>
          <w:kern w:val="2"/>
          <w:szCs w:val="21"/>
          <w:lang w:val="en-US" w:eastAsia="en-US"/>
          <w14:ligatures w14:val="standardContextual"/>
        </w:rPr>
        <w:t>CO</w:t>
      </w:r>
      <w:r w:rsidRPr="00E818E4">
        <w:rPr>
          <w:rFonts w:eastAsiaTheme="minorHAnsi" w:cstheme="minorBidi"/>
          <w:kern w:val="2"/>
          <w:szCs w:val="21"/>
          <w:lang w:val="en-US" w:eastAsia="en-US"/>
          <w14:ligatures w14:val="standardContextual"/>
        </w:rPr>
        <w:t>.</w:t>
      </w:r>
    </w:p>
    <w:p w14:paraId="2ADAD1BF" w14:textId="5F8E88D4" w:rsidR="00221963" w:rsidRPr="00E818E4" w:rsidRDefault="008A6D54" w:rsidP="00221963">
      <w:pPr>
        <w:pStyle w:val="ListParagraph"/>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Means </w:t>
      </w:r>
      <w:r w:rsidR="00A304B1" w:rsidRPr="00E818E4">
        <w:rPr>
          <w:rFonts w:eastAsiaTheme="minorHAnsi" w:cstheme="minorBidi"/>
          <w:kern w:val="2"/>
          <w:szCs w:val="21"/>
          <w:lang w:val="en-US" w:eastAsia="en-US"/>
          <w14:ligatures w14:val="standardContextual"/>
        </w:rPr>
        <w:t>there are no overlapping time segments of jobs or CO’s</w:t>
      </w:r>
    </w:p>
    <w:p w14:paraId="53DC8670" w14:textId="3DA22935" w:rsidR="008F0591" w:rsidRPr="00E818E4" w:rsidRDefault="008F0591" w:rsidP="008F0591">
      <w:pPr>
        <w:pStyle w:val="ListParagraph"/>
        <w:numPr>
          <w:ilvl w:val="0"/>
          <w:numId w:val="8"/>
        </w:numPr>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Scheduler will fail is no continuous FREE slots are available to accommodate batch or CO – Planner </w:t>
      </w:r>
      <w:r w:rsidR="00456E93" w:rsidRPr="00E818E4">
        <w:rPr>
          <w:rFonts w:eastAsiaTheme="minorHAnsi" w:cstheme="minorBidi"/>
          <w:kern w:val="2"/>
          <w:szCs w:val="21"/>
          <w:lang w:val="en-US" w:eastAsia="en-US"/>
          <w14:ligatures w14:val="standardContextual"/>
        </w:rPr>
        <w:t>will either</w:t>
      </w:r>
      <w:r w:rsidRPr="00E818E4">
        <w:rPr>
          <w:rFonts w:eastAsiaTheme="minorHAnsi" w:cstheme="minorBidi"/>
          <w:kern w:val="2"/>
          <w:szCs w:val="21"/>
          <w:lang w:val="en-US" w:eastAsia="en-US"/>
          <w14:ligatures w14:val="standardContextual"/>
        </w:rPr>
        <w:t xml:space="preserve"> add more working hours </w:t>
      </w:r>
      <w:r w:rsidR="00555123" w:rsidRPr="00E818E4">
        <w:rPr>
          <w:rFonts w:eastAsiaTheme="minorHAnsi" w:cstheme="minorBidi"/>
          <w:kern w:val="2"/>
          <w:szCs w:val="21"/>
          <w:lang w:val="en-US" w:eastAsia="en-US"/>
          <w14:ligatures w14:val="standardContextual"/>
        </w:rPr>
        <w:t>and/</w:t>
      </w:r>
      <w:r w:rsidRPr="00E818E4">
        <w:rPr>
          <w:rFonts w:eastAsiaTheme="minorHAnsi" w:cstheme="minorBidi"/>
          <w:kern w:val="2"/>
          <w:szCs w:val="21"/>
          <w:lang w:val="en-US" w:eastAsia="en-US"/>
          <w14:ligatures w14:val="standardContextual"/>
        </w:rPr>
        <w:t xml:space="preserve">or add more calendar days </w:t>
      </w:r>
      <w:r w:rsidR="00555123" w:rsidRPr="00E818E4">
        <w:rPr>
          <w:rFonts w:eastAsiaTheme="minorHAnsi" w:cstheme="minorBidi"/>
          <w:kern w:val="2"/>
          <w:szCs w:val="21"/>
          <w:lang w:val="en-US" w:eastAsia="en-US"/>
          <w14:ligatures w14:val="standardContextual"/>
        </w:rPr>
        <w:t>and/</w:t>
      </w:r>
      <w:r w:rsidRPr="00E818E4">
        <w:rPr>
          <w:rFonts w:eastAsiaTheme="minorHAnsi" w:cstheme="minorBidi"/>
          <w:kern w:val="2"/>
          <w:szCs w:val="21"/>
          <w:lang w:val="en-US" w:eastAsia="en-US"/>
          <w14:ligatures w14:val="standardContextual"/>
        </w:rPr>
        <w:t>or remove batches</w:t>
      </w:r>
    </w:p>
    <w:p w14:paraId="773A7A12" w14:textId="3EB74461" w:rsidR="00E55307" w:rsidRPr="00E818E4" w:rsidRDefault="00186539" w:rsidP="00186539">
      <w:pPr>
        <w:pStyle w:val="ListParagraph"/>
        <w:numPr>
          <w:ilvl w:val="0"/>
          <w:numId w:val="8"/>
        </w:numPr>
        <w:rPr>
          <w:rFonts w:eastAsiaTheme="minorEastAsia" w:cstheme="minorBidi"/>
          <w:kern w:val="2"/>
          <w:lang w:val="en-US" w:eastAsia="en-US"/>
          <w14:ligatures w14:val="standardContextual"/>
        </w:rPr>
      </w:pPr>
      <w:r w:rsidRPr="00E818E4">
        <w:rPr>
          <w:rFonts w:eastAsiaTheme="minorEastAsia" w:cstheme="minorBidi"/>
          <w:kern w:val="2"/>
          <w:lang w:val="en-US" w:eastAsia="en-US"/>
          <w14:ligatures w14:val="standardContextual"/>
        </w:rPr>
        <w:t xml:space="preserve">Between two batches there will either be a </w:t>
      </w:r>
      <w:r w:rsidR="00456E93" w:rsidRPr="00E818E4">
        <w:rPr>
          <w:rFonts w:eastAsiaTheme="minorEastAsia" w:cstheme="minorBidi"/>
          <w:kern w:val="2"/>
          <w:lang w:val="en-US" w:eastAsia="en-US"/>
          <w14:ligatures w14:val="standardContextual"/>
        </w:rPr>
        <w:t>T</w:t>
      </w:r>
      <w:r w:rsidRPr="00E818E4">
        <w:rPr>
          <w:rFonts w:eastAsiaTheme="minorEastAsia" w:cstheme="minorBidi"/>
          <w:kern w:val="2"/>
          <w:lang w:val="en-US" w:eastAsia="en-US"/>
          <w14:ligatures w14:val="standardContextual"/>
        </w:rPr>
        <w:t>ype</w:t>
      </w:r>
      <w:r w:rsidR="758EF062" w:rsidRPr="00E818E4">
        <w:rPr>
          <w:rFonts w:eastAsiaTheme="minorEastAsia" w:cstheme="minorBidi"/>
          <w:kern w:val="2"/>
          <w:lang w:val="en-US" w:eastAsia="en-US"/>
          <w14:ligatures w14:val="standardContextual"/>
        </w:rPr>
        <w:t xml:space="preserve"> </w:t>
      </w:r>
      <w:r w:rsidRPr="00E818E4">
        <w:rPr>
          <w:rFonts w:eastAsiaTheme="minorEastAsia" w:cstheme="minorBidi"/>
          <w:kern w:val="2"/>
          <w:lang w:val="en-US" w:eastAsia="en-US"/>
          <w14:ligatures w14:val="standardContextual"/>
        </w:rPr>
        <w:t xml:space="preserve">A </w:t>
      </w:r>
      <w:r w:rsidR="008A6D54" w:rsidRPr="00E818E4">
        <w:rPr>
          <w:rFonts w:eastAsiaTheme="minorEastAsia" w:cstheme="minorBidi"/>
          <w:kern w:val="2"/>
          <w:lang w:val="en-US" w:eastAsia="en-US"/>
          <w14:ligatures w14:val="standardContextual"/>
        </w:rPr>
        <w:t>CO</w:t>
      </w:r>
      <w:r w:rsidR="00555123" w:rsidRPr="00E818E4">
        <w:rPr>
          <w:rFonts w:eastAsiaTheme="minorEastAsia" w:cstheme="minorBidi"/>
          <w:kern w:val="2"/>
          <w:lang w:val="en-US" w:eastAsia="en-US"/>
          <w14:ligatures w14:val="standardContextual"/>
        </w:rPr>
        <w:t xml:space="preserve"> (BCO)</w:t>
      </w:r>
      <w:r w:rsidRPr="00E818E4">
        <w:rPr>
          <w:rFonts w:eastAsiaTheme="minorEastAsia" w:cstheme="minorBidi"/>
          <w:kern w:val="2"/>
          <w:lang w:val="en-US" w:eastAsia="en-US"/>
          <w14:ligatures w14:val="standardContextual"/>
        </w:rPr>
        <w:t xml:space="preserve"> OR </w:t>
      </w:r>
      <w:r w:rsidR="00456E93" w:rsidRPr="00E818E4">
        <w:rPr>
          <w:rFonts w:eastAsiaTheme="minorEastAsia" w:cstheme="minorBidi"/>
          <w:kern w:val="2"/>
          <w:lang w:val="en-US" w:eastAsia="en-US"/>
          <w14:ligatures w14:val="standardContextual"/>
        </w:rPr>
        <w:t>T</w:t>
      </w:r>
      <w:r w:rsidRPr="00E818E4">
        <w:rPr>
          <w:rFonts w:eastAsiaTheme="minorEastAsia" w:cstheme="minorBidi"/>
          <w:kern w:val="2"/>
          <w:lang w:val="en-US" w:eastAsia="en-US"/>
          <w14:ligatures w14:val="standardContextual"/>
        </w:rPr>
        <w:t>ype</w:t>
      </w:r>
      <w:r w:rsidR="2E1F451F" w:rsidRPr="00E818E4">
        <w:rPr>
          <w:rFonts w:eastAsiaTheme="minorEastAsia" w:cstheme="minorBidi"/>
          <w:kern w:val="2"/>
          <w:lang w:val="en-US" w:eastAsia="en-US"/>
          <w14:ligatures w14:val="standardContextual"/>
        </w:rPr>
        <w:t xml:space="preserve"> </w:t>
      </w:r>
      <w:r w:rsidRPr="00E818E4">
        <w:rPr>
          <w:rFonts w:eastAsiaTheme="minorEastAsia" w:cstheme="minorBidi"/>
          <w:kern w:val="2"/>
          <w:lang w:val="en-US" w:eastAsia="en-US"/>
          <w14:ligatures w14:val="standardContextual"/>
        </w:rPr>
        <w:t xml:space="preserve">B </w:t>
      </w:r>
      <w:r w:rsidR="008A6D54" w:rsidRPr="00E818E4">
        <w:rPr>
          <w:rFonts w:eastAsiaTheme="minorEastAsia" w:cstheme="minorBidi"/>
          <w:kern w:val="2"/>
          <w:lang w:val="en-US" w:eastAsia="en-US"/>
          <w14:ligatures w14:val="standardContextual"/>
        </w:rPr>
        <w:t>CO</w:t>
      </w:r>
      <w:r w:rsidR="00555123" w:rsidRPr="00E818E4">
        <w:rPr>
          <w:rFonts w:eastAsiaTheme="minorEastAsia" w:cstheme="minorBidi"/>
          <w:kern w:val="2"/>
          <w:lang w:val="en-US" w:eastAsia="en-US"/>
          <w14:ligatures w14:val="standardContextual"/>
        </w:rPr>
        <w:t xml:space="preserve"> (PCO)</w:t>
      </w:r>
      <w:r w:rsidRPr="00E818E4">
        <w:rPr>
          <w:rFonts w:eastAsiaTheme="minorEastAsia" w:cstheme="minorBidi"/>
          <w:kern w:val="2"/>
          <w:lang w:val="en-US" w:eastAsia="en-US"/>
          <w14:ligatures w14:val="standardContextual"/>
        </w:rPr>
        <w:t>.</w:t>
      </w:r>
    </w:p>
    <w:p w14:paraId="7C23145D" w14:textId="57A0F4E2" w:rsidR="00186539" w:rsidRPr="00E818E4" w:rsidRDefault="000A4A6C" w:rsidP="00186539">
      <w:pPr>
        <w:pStyle w:val="ListParagraph"/>
        <w:numPr>
          <w:ilvl w:val="0"/>
          <w:numId w:val="8"/>
        </w:numPr>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If the operation time is rounded to NEXT INTEGER</w:t>
      </w:r>
      <w:r w:rsidR="008A6D54" w:rsidRPr="00E818E4">
        <w:rPr>
          <w:rFonts w:eastAsiaTheme="minorHAnsi" w:cstheme="minorBidi"/>
          <w:kern w:val="2"/>
          <w:szCs w:val="21"/>
          <w:lang w:val="en-US" w:eastAsia="en-US"/>
          <w14:ligatures w14:val="standardContextual"/>
        </w:rPr>
        <w:t xml:space="preserve"> as the slots are HOURLY</w:t>
      </w:r>
    </w:p>
    <w:p w14:paraId="5A14FDF3" w14:textId="734EDA18" w:rsidR="00555123" w:rsidRPr="00E818E4" w:rsidRDefault="007A136D" w:rsidP="006E544E">
      <w:pPr>
        <w:pStyle w:val="ListParagraph"/>
        <w:keepNext/>
        <w:keepLines/>
        <w:numPr>
          <w:ilvl w:val="0"/>
          <w:numId w:val="8"/>
        </w:numPr>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Handle existing WIP in plant</w:t>
      </w:r>
    </w:p>
    <w:p w14:paraId="4D5EE3B2" w14:textId="77777777" w:rsidR="001E1A0C" w:rsidRPr="00E818E4" w:rsidRDefault="007A136D" w:rsidP="006E544E">
      <w:pPr>
        <w:keepNext/>
        <w:keepLines/>
        <w:ind w:left="720"/>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 xml:space="preserve">Scheduler will first </w:t>
      </w:r>
      <w:r w:rsidR="00D902CE" w:rsidRPr="00E818E4">
        <w:rPr>
          <w:rFonts w:asciiTheme="minorHAnsi" w:eastAsiaTheme="minorHAnsi" w:hAnsiTheme="minorHAnsi" w:cstheme="minorBidi"/>
          <w:kern w:val="2"/>
          <w:szCs w:val="21"/>
          <w:lang w:val="en-US" w:eastAsia="en-US"/>
          <w14:ligatures w14:val="standardContextual"/>
        </w:rPr>
        <w:t xml:space="preserve">consider the load of existing batches scheduler / running on machine. </w:t>
      </w:r>
      <w:r w:rsidR="00FD3273" w:rsidRPr="00E818E4">
        <w:rPr>
          <w:rFonts w:asciiTheme="minorHAnsi" w:eastAsiaTheme="minorHAnsi" w:hAnsiTheme="minorHAnsi" w:cstheme="minorBidi"/>
          <w:kern w:val="2"/>
          <w:szCs w:val="21"/>
          <w:lang w:val="en-US" w:eastAsia="en-US"/>
          <w14:ligatures w14:val="standardContextual"/>
        </w:rPr>
        <w:t>Scheduler will replace the corresponding FREE slots with OCCUPIED</w:t>
      </w:r>
      <w:r w:rsidR="006E544E" w:rsidRPr="00E818E4">
        <w:rPr>
          <w:rFonts w:asciiTheme="minorHAnsi" w:eastAsiaTheme="minorHAnsi" w:hAnsiTheme="minorHAnsi" w:cstheme="minorBidi"/>
          <w:kern w:val="2"/>
          <w:szCs w:val="21"/>
          <w:lang w:val="en-US" w:eastAsia="en-US"/>
          <w14:ligatures w14:val="standardContextual"/>
        </w:rPr>
        <w:br/>
      </w:r>
      <w:r w:rsidR="00D902CE" w:rsidRPr="00E818E4">
        <w:rPr>
          <w:rFonts w:asciiTheme="minorHAnsi" w:eastAsiaTheme="minorHAnsi" w:hAnsiTheme="minorHAnsi" w:cstheme="minorBidi"/>
          <w:kern w:val="2"/>
          <w:szCs w:val="21"/>
          <w:lang w:val="en-US" w:eastAsia="en-US"/>
          <w14:ligatures w14:val="standardContextual"/>
        </w:rPr>
        <w:t>There are different ways to handle this</w:t>
      </w:r>
    </w:p>
    <w:p w14:paraId="550C7247" w14:textId="77777777" w:rsidR="001E1A0C" w:rsidRPr="00E818E4" w:rsidRDefault="00D902CE" w:rsidP="001E1A0C">
      <w:pPr>
        <w:pStyle w:val="ListParagraph"/>
        <w:keepNext/>
        <w:keepLines/>
        <w:numPr>
          <w:ilvl w:val="1"/>
          <w:numId w:val="8"/>
        </w:numPr>
        <w:ind w:left="993" w:hanging="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Glenmark – The planner will indicate how much days of load to PRE-book in each workstation or </w:t>
      </w:r>
      <w:r w:rsidR="00A960B0" w:rsidRPr="00E818E4">
        <w:rPr>
          <w:rFonts w:eastAsiaTheme="minorHAnsi" w:cstheme="minorBidi"/>
          <w:kern w:val="2"/>
          <w:szCs w:val="21"/>
          <w:lang w:val="en-US" w:eastAsia="en-US"/>
          <w14:ligatures w14:val="standardContextual"/>
        </w:rPr>
        <w:t xml:space="preserve">machine. </w:t>
      </w:r>
      <w:r w:rsidR="006E544E" w:rsidRPr="00E818E4">
        <w:rPr>
          <w:rFonts w:eastAsiaTheme="minorHAnsi" w:cstheme="minorBidi"/>
          <w:kern w:val="2"/>
          <w:szCs w:val="21"/>
          <w:lang w:val="en-US" w:eastAsia="en-US"/>
          <w14:ligatures w14:val="standardContextual"/>
        </w:rPr>
        <w:t>(</w:t>
      </w:r>
      <w:r w:rsidR="00A960B0" w:rsidRPr="00E818E4">
        <w:rPr>
          <w:rFonts w:eastAsiaTheme="minorHAnsi" w:cstheme="minorBidi"/>
          <w:kern w:val="2"/>
          <w:szCs w:val="21"/>
          <w:lang w:val="en-US" w:eastAsia="en-US"/>
          <w14:ligatures w14:val="standardContextual"/>
        </w:rPr>
        <w:t xml:space="preserve">Example: 3 days in blending, 4 days in compression and 6 days in </w:t>
      </w:r>
      <w:r w:rsidR="006E544E" w:rsidRPr="00E818E4">
        <w:rPr>
          <w:rFonts w:eastAsiaTheme="minorHAnsi" w:cstheme="minorBidi"/>
          <w:kern w:val="2"/>
          <w:szCs w:val="21"/>
          <w:lang w:val="en-US" w:eastAsia="en-US"/>
          <w14:ligatures w14:val="standardContextual"/>
        </w:rPr>
        <w:t>Filling)</w:t>
      </w:r>
    </w:p>
    <w:p w14:paraId="4C1B777C" w14:textId="6A126035" w:rsidR="007A136D" w:rsidRPr="00E818E4" w:rsidRDefault="001E1A0C" w:rsidP="001E1A0C">
      <w:pPr>
        <w:pStyle w:val="ListParagraph"/>
        <w:keepNext/>
        <w:keepLines/>
        <w:numPr>
          <w:ilvl w:val="1"/>
          <w:numId w:val="8"/>
        </w:numPr>
        <w:ind w:left="993" w:hanging="284"/>
        <w:rPr>
          <w:rFonts w:eastAsiaTheme="minorEastAsia" w:cstheme="minorBidi"/>
          <w:kern w:val="2"/>
          <w:lang w:val="en-US" w:eastAsia="en-US"/>
          <w14:ligatures w14:val="standardContextual"/>
        </w:rPr>
      </w:pPr>
      <w:r w:rsidRPr="00E818E4">
        <w:rPr>
          <w:rFonts w:eastAsiaTheme="minorEastAsia" w:cstheme="minorBidi"/>
          <w:kern w:val="2"/>
          <w:lang w:val="en-US" w:eastAsia="en-US"/>
          <w14:ligatures w14:val="standardContextual"/>
        </w:rPr>
        <w:t>SPIMACO</w:t>
      </w:r>
      <w:r w:rsidR="00B8390C" w:rsidRPr="00E818E4">
        <w:rPr>
          <w:rFonts w:eastAsiaTheme="minorEastAsia" w:cstheme="minorBidi"/>
          <w:kern w:val="2"/>
          <w:lang w:val="en-US" w:eastAsia="en-US"/>
          <w14:ligatures w14:val="standardContextual"/>
        </w:rPr>
        <w:t xml:space="preserve"> &amp; Ajanta</w:t>
      </w:r>
      <w:r w:rsidR="320547F3" w:rsidRPr="00E818E4">
        <w:rPr>
          <w:rFonts w:eastAsiaTheme="minorEastAsia" w:cstheme="minorBidi"/>
          <w:kern w:val="2"/>
          <w:lang w:val="en-US" w:eastAsia="en-US"/>
          <w14:ligatures w14:val="standardContextual"/>
        </w:rPr>
        <w:t xml:space="preserve"> </w:t>
      </w:r>
      <w:r w:rsidR="00B8390C" w:rsidRPr="00E818E4">
        <w:rPr>
          <w:rFonts w:eastAsiaTheme="minorEastAsia" w:cstheme="minorBidi"/>
          <w:kern w:val="2"/>
          <w:lang w:val="en-US" w:eastAsia="en-US"/>
          <w14:ligatures w14:val="standardContextual"/>
        </w:rPr>
        <w:t>DHJ</w:t>
      </w:r>
      <w:r w:rsidRPr="00E818E4">
        <w:rPr>
          <w:rFonts w:eastAsiaTheme="minorEastAsia" w:cstheme="minorBidi"/>
          <w:kern w:val="2"/>
          <w:lang w:val="en-US" w:eastAsia="en-US"/>
          <w14:ligatures w14:val="standardContextual"/>
        </w:rPr>
        <w:t xml:space="preserve"> </w:t>
      </w:r>
      <w:r w:rsidR="00B8390C" w:rsidRPr="00E818E4">
        <w:rPr>
          <w:rFonts w:eastAsiaTheme="minorHAnsi" w:cstheme="minorBidi"/>
          <w:kern w:val="2"/>
          <w:szCs w:val="21"/>
          <w:lang w:val="en-US" w:eastAsia="en-US"/>
          <w14:ligatures w14:val="standardContextual"/>
        </w:rPr>
        <w:br/>
      </w:r>
      <w:r w:rsidR="00B8390C" w:rsidRPr="00E818E4">
        <w:rPr>
          <w:rFonts w:eastAsiaTheme="minorEastAsia" w:cstheme="minorBidi"/>
          <w:kern w:val="2"/>
          <w:lang w:val="en-US" w:eastAsia="en-US"/>
          <w14:ligatures w14:val="standardContextual"/>
        </w:rPr>
        <w:t>There is no additional need</w:t>
      </w:r>
      <w:r w:rsidR="00B278E0" w:rsidRPr="00E818E4">
        <w:rPr>
          <w:rFonts w:eastAsiaTheme="minorEastAsia" w:cstheme="minorBidi"/>
          <w:kern w:val="2"/>
          <w:lang w:val="en-US" w:eastAsia="en-US"/>
          <w14:ligatures w14:val="standardContextual"/>
        </w:rPr>
        <w:t xml:space="preserve"> to handle this</w:t>
      </w:r>
      <w:r w:rsidR="00B8390C" w:rsidRPr="00E818E4">
        <w:rPr>
          <w:rFonts w:eastAsiaTheme="minorEastAsia" w:cstheme="minorBidi"/>
          <w:kern w:val="2"/>
          <w:lang w:val="en-US" w:eastAsia="en-US"/>
          <w14:ligatures w14:val="standardContextual"/>
        </w:rPr>
        <w:t>. The data contains</w:t>
      </w:r>
      <w:r w:rsidR="00595F14" w:rsidRPr="00E818E4">
        <w:rPr>
          <w:rFonts w:eastAsiaTheme="minorEastAsia" w:cstheme="minorBidi"/>
          <w:kern w:val="2"/>
          <w:lang w:val="en-US" w:eastAsia="en-US"/>
          <w14:ligatures w14:val="standardContextual"/>
        </w:rPr>
        <w:t xml:space="preserve"> status of all </w:t>
      </w:r>
      <w:r w:rsidR="00595F14" w:rsidRPr="00E818E4">
        <w:rPr>
          <w:rFonts w:eastAsiaTheme="minorEastAsia" w:cstheme="minorBidi"/>
          <w:b/>
          <w:bCs/>
          <w:kern w:val="2"/>
          <w:lang w:val="en-US" w:eastAsia="en-US"/>
          <w14:ligatures w14:val="standardContextual"/>
        </w:rPr>
        <w:t>RELEASED</w:t>
      </w:r>
      <w:r w:rsidR="00595F14" w:rsidRPr="00E818E4">
        <w:rPr>
          <w:rFonts w:eastAsiaTheme="minorEastAsia" w:cstheme="minorBidi"/>
          <w:kern w:val="2"/>
          <w:lang w:val="en-US" w:eastAsia="en-US"/>
          <w14:ligatures w14:val="standardContextual"/>
        </w:rPr>
        <w:t xml:space="preserve"> batches and the last / current operation being performed. </w:t>
      </w:r>
      <w:r w:rsidR="00B278E0" w:rsidRPr="00E818E4">
        <w:rPr>
          <w:rFonts w:eastAsiaTheme="minorEastAsia" w:cstheme="minorBidi"/>
          <w:kern w:val="2"/>
          <w:lang w:val="en-US" w:eastAsia="en-US"/>
          <w14:ligatures w14:val="standardContextual"/>
        </w:rPr>
        <w:t>This becomes WIP automatically.</w:t>
      </w:r>
    </w:p>
    <w:p w14:paraId="3480D80E" w14:textId="5E983AA2" w:rsidR="00B8390C" w:rsidRPr="00E818E4" w:rsidRDefault="00B8390C" w:rsidP="00B8390C">
      <w:pPr>
        <w:keepNext/>
        <w:keepLines/>
        <w:ind w:left="709"/>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All the other batches are scheduled after the WIP is plotted.</w:t>
      </w:r>
    </w:p>
    <w:p w14:paraId="2095B054" w14:textId="77777777" w:rsidR="00FE356E" w:rsidRPr="00E818E4" w:rsidRDefault="00FE356E" w:rsidP="00E52021">
      <w:pPr>
        <w:rPr>
          <w:rFonts w:asciiTheme="minorHAnsi" w:hAnsiTheme="minorHAnsi"/>
          <w:lang w:val="en-US"/>
        </w:rPr>
      </w:pPr>
    </w:p>
    <w:p w14:paraId="3100ED96" w14:textId="77777777" w:rsidR="005506AD" w:rsidRPr="00E818E4" w:rsidRDefault="005506AD" w:rsidP="008F0591">
      <w:pPr>
        <w:pStyle w:val="Subtitle"/>
        <w:keepNext/>
        <w:keepLines/>
        <w:rPr>
          <w:lang w:val="en-US"/>
        </w:rPr>
      </w:pPr>
      <w:r w:rsidRPr="00E818E4">
        <w:t>Elements</w:t>
      </w:r>
      <w:r w:rsidRPr="00E818E4">
        <w:rPr>
          <w:lang w:val="en-US"/>
        </w:rPr>
        <w:t>:</w:t>
      </w:r>
    </w:p>
    <w:p w14:paraId="42765E1D" w14:textId="1900065D" w:rsidR="00227A46" w:rsidRPr="00E818E4" w:rsidRDefault="00FE356E" w:rsidP="008F0591">
      <w:pPr>
        <w:keepNext/>
        <w:keepLines/>
        <w:rPr>
          <w:rFonts w:asciiTheme="minorHAnsi" w:eastAsiaTheme="minorHAnsi" w:hAnsiTheme="minorHAnsi" w:cstheme="minorBidi"/>
          <w:kern w:val="2"/>
          <w:szCs w:val="21"/>
          <w:lang w:val="en-US" w:eastAsia="en-US"/>
          <w14:ligatures w14:val="standardContextual"/>
        </w:rPr>
      </w:pPr>
      <w:r w:rsidRPr="00E818E4">
        <w:rPr>
          <w:rFonts w:asciiTheme="minorHAnsi" w:eastAsiaTheme="minorHAnsi" w:hAnsiTheme="minorHAnsi" w:cstheme="minorBidi"/>
          <w:kern w:val="2"/>
          <w:szCs w:val="21"/>
          <w:lang w:val="en-US" w:eastAsia="en-US"/>
          <w14:ligatures w14:val="standardContextual"/>
        </w:rPr>
        <w:t>There are</w:t>
      </w:r>
      <w:r w:rsidR="00227A46" w:rsidRPr="00E818E4">
        <w:rPr>
          <w:rFonts w:asciiTheme="minorHAnsi" w:eastAsiaTheme="minorHAnsi" w:hAnsiTheme="minorHAnsi" w:cstheme="minorBidi"/>
          <w:kern w:val="2"/>
          <w:szCs w:val="21"/>
          <w:lang w:val="en-US" w:eastAsia="en-US"/>
          <w14:ligatures w14:val="standardContextual"/>
        </w:rPr>
        <w:t xml:space="preserve"> </w:t>
      </w:r>
      <w:r w:rsidR="00E26CA4" w:rsidRPr="00E818E4">
        <w:rPr>
          <w:rFonts w:asciiTheme="minorHAnsi" w:eastAsiaTheme="minorHAnsi" w:hAnsiTheme="minorHAnsi" w:cstheme="minorBidi"/>
          <w:kern w:val="2"/>
          <w:szCs w:val="21"/>
          <w:lang w:val="en-US" w:eastAsia="en-US"/>
          <w14:ligatures w14:val="standardContextual"/>
        </w:rPr>
        <w:t>following</w:t>
      </w:r>
      <w:r w:rsidR="00227A46" w:rsidRPr="00E818E4">
        <w:rPr>
          <w:rFonts w:asciiTheme="minorHAnsi" w:eastAsiaTheme="minorHAnsi" w:hAnsiTheme="minorHAnsi" w:cstheme="minorBidi"/>
          <w:kern w:val="2"/>
          <w:szCs w:val="21"/>
          <w:lang w:val="en-US" w:eastAsia="en-US"/>
          <w14:ligatures w14:val="standardContextual"/>
        </w:rPr>
        <w:t xml:space="preserve"> core </w:t>
      </w:r>
      <w:r w:rsidR="00E26CA4" w:rsidRPr="00E818E4">
        <w:rPr>
          <w:rFonts w:asciiTheme="minorHAnsi" w:eastAsiaTheme="minorHAnsi" w:hAnsiTheme="minorHAnsi" w:cstheme="minorBidi"/>
          <w:kern w:val="2"/>
          <w:szCs w:val="21"/>
          <w:lang w:val="en-US" w:eastAsia="en-US"/>
          <w14:ligatures w14:val="standardContextual"/>
        </w:rPr>
        <w:t>elements</w:t>
      </w:r>
    </w:p>
    <w:p w14:paraId="0F42D11C" w14:textId="79CE5DBE" w:rsidR="00A2258A" w:rsidRPr="00E818E4" w:rsidRDefault="003A6103" w:rsidP="008F0591">
      <w:pPr>
        <w:pStyle w:val="ListParagraph"/>
        <w:keepNext/>
        <w:keepLines/>
        <w:numPr>
          <w:ilvl w:val="0"/>
          <w:numId w:val="6"/>
        </w:numPr>
        <w:ind w:left="284" w:hanging="284"/>
        <w:rPr>
          <w:lang w:val="en-US"/>
        </w:rPr>
      </w:pPr>
      <w:r w:rsidRPr="00E818E4">
        <w:rPr>
          <w:lang w:val="en-US"/>
        </w:rPr>
        <w:t xml:space="preserve">Job </w:t>
      </w:r>
      <w:r w:rsidR="00277302" w:rsidRPr="00E818E4">
        <w:rPr>
          <w:lang w:val="en-US"/>
        </w:rPr>
        <w:t>/</w:t>
      </w:r>
      <w:r w:rsidRPr="00E818E4">
        <w:rPr>
          <w:lang w:val="en-US"/>
        </w:rPr>
        <w:t xml:space="preserve"> </w:t>
      </w:r>
      <w:r w:rsidR="00227A46" w:rsidRPr="00E818E4">
        <w:rPr>
          <w:lang w:val="en-US"/>
        </w:rPr>
        <w:t xml:space="preserve">Scheduling Entity – </w:t>
      </w:r>
      <w:r w:rsidR="00277302" w:rsidRPr="00E818E4">
        <w:rPr>
          <w:lang w:val="en-US"/>
        </w:rPr>
        <w:t>JOB</w:t>
      </w:r>
      <w:r w:rsidR="00227A46" w:rsidRPr="00E818E4">
        <w:rPr>
          <w:lang w:val="en-US"/>
        </w:rPr>
        <w:t xml:space="preserve"> is the </w:t>
      </w:r>
      <w:r w:rsidR="00277302" w:rsidRPr="00E818E4">
        <w:rPr>
          <w:lang w:val="en-US"/>
        </w:rPr>
        <w:t xml:space="preserve">minimum </w:t>
      </w:r>
      <w:r w:rsidR="00227A46" w:rsidRPr="00E818E4">
        <w:rPr>
          <w:lang w:val="en-US"/>
        </w:rPr>
        <w:t>element that the code will assign start and end</w:t>
      </w:r>
      <w:r w:rsidR="00277302" w:rsidRPr="00E818E4">
        <w:rPr>
          <w:lang w:val="en-US"/>
        </w:rPr>
        <w:t xml:space="preserve"> on machines along the defined route</w:t>
      </w:r>
      <w:r w:rsidR="00227A46" w:rsidRPr="00E818E4">
        <w:rPr>
          <w:lang w:val="en-US"/>
        </w:rPr>
        <w:t>. This can be a</w:t>
      </w:r>
      <w:r w:rsidR="00525876" w:rsidRPr="00E818E4">
        <w:rPr>
          <w:lang w:val="en-US"/>
        </w:rPr>
        <w:t xml:space="preserve"> SINGLE</w:t>
      </w:r>
      <w:r w:rsidR="00227A46" w:rsidRPr="00E818E4">
        <w:rPr>
          <w:lang w:val="en-US"/>
        </w:rPr>
        <w:t xml:space="preserve"> BATCH or </w:t>
      </w:r>
      <w:r w:rsidRPr="00E818E4">
        <w:rPr>
          <w:lang w:val="en-US"/>
        </w:rPr>
        <w:t xml:space="preserve">group of BATCHES. </w:t>
      </w:r>
      <w:r w:rsidR="00424941" w:rsidRPr="00E818E4">
        <w:rPr>
          <w:lang w:val="en-US"/>
        </w:rPr>
        <w:t xml:space="preserve">Jobs can be </w:t>
      </w:r>
      <w:r w:rsidR="00D70BFF" w:rsidRPr="00E818E4">
        <w:rPr>
          <w:lang w:val="en-US"/>
        </w:rPr>
        <w:t>INDEPENDENT</w:t>
      </w:r>
      <w:r w:rsidR="00424941" w:rsidRPr="00E818E4">
        <w:rPr>
          <w:lang w:val="en-US"/>
        </w:rPr>
        <w:t xml:space="preserve"> that run from start to end of route or can be </w:t>
      </w:r>
      <w:r w:rsidR="00D70BFF" w:rsidRPr="00E818E4">
        <w:rPr>
          <w:lang w:val="en-US"/>
        </w:rPr>
        <w:t xml:space="preserve">DEPENDENT. </w:t>
      </w:r>
      <w:r w:rsidR="00E91D64" w:rsidRPr="00E818E4">
        <w:rPr>
          <w:lang w:val="en-US"/>
        </w:rPr>
        <w:t>Job has following attributes:</w:t>
      </w:r>
    </w:p>
    <w:p w14:paraId="757C37FD" w14:textId="4B1C5A94" w:rsidR="00E91D64" w:rsidRPr="00E818E4" w:rsidRDefault="00A46FEA" w:rsidP="00E66274">
      <w:pPr>
        <w:pStyle w:val="ListParagraph"/>
        <w:numPr>
          <w:ilvl w:val="1"/>
          <w:numId w:val="6"/>
        </w:numPr>
        <w:ind w:left="567" w:hanging="283"/>
        <w:rPr>
          <w:lang w:val="en-US"/>
        </w:rPr>
      </w:pPr>
      <w:r w:rsidRPr="00E818E4">
        <w:rPr>
          <w:lang w:val="en-US"/>
        </w:rPr>
        <w:t>Unique ID</w:t>
      </w:r>
    </w:p>
    <w:p w14:paraId="3A903EF8" w14:textId="567FA718" w:rsidR="00A46FEA" w:rsidRPr="00E818E4" w:rsidRDefault="00417016" w:rsidP="00E66274">
      <w:pPr>
        <w:pStyle w:val="ListParagraph"/>
        <w:numPr>
          <w:ilvl w:val="1"/>
          <w:numId w:val="6"/>
        </w:numPr>
        <w:ind w:left="567" w:hanging="283"/>
        <w:rPr>
          <w:lang w:val="en-US"/>
        </w:rPr>
      </w:pPr>
      <w:r w:rsidRPr="00E818E4">
        <w:rPr>
          <w:lang w:val="en-US"/>
        </w:rPr>
        <w:t>FG List: List of FG’s this single job will</w:t>
      </w:r>
      <w:r w:rsidR="006A6BF6" w:rsidRPr="00E818E4">
        <w:rPr>
          <w:lang w:val="en-US"/>
        </w:rPr>
        <w:t>. Example: 1 SFG goes in multiple FG’s</w:t>
      </w:r>
    </w:p>
    <w:p w14:paraId="27416BDE" w14:textId="77777777" w:rsidR="00265F10" w:rsidRPr="00E818E4" w:rsidRDefault="006F1B4E" w:rsidP="00E66274">
      <w:pPr>
        <w:pStyle w:val="ListParagraph"/>
        <w:numPr>
          <w:ilvl w:val="1"/>
          <w:numId w:val="6"/>
        </w:numPr>
        <w:ind w:left="567" w:hanging="283"/>
        <w:rPr>
          <w:lang w:val="en-US"/>
        </w:rPr>
      </w:pPr>
      <w:proofErr w:type="spellStart"/>
      <w:r w:rsidRPr="00E818E4">
        <w:rPr>
          <w:lang w:val="en-US"/>
        </w:rPr>
        <w:t>bucketID</w:t>
      </w:r>
      <w:proofErr w:type="spellEnd"/>
      <w:r w:rsidRPr="00E818E4">
        <w:rPr>
          <w:lang w:val="en-US"/>
        </w:rPr>
        <w:t xml:space="preserve"> </w:t>
      </w:r>
      <w:r w:rsidR="00E14596" w:rsidRPr="00E818E4">
        <w:rPr>
          <w:lang w:val="en-US"/>
        </w:rPr>
        <w:t>–</w:t>
      </w:r>
      <w:r w:rsidRPr="00E818E4">
        <w:rPr>
          <w:lang w:val="en-US"/>
        </w:rPr>
        <w:t xml:space="preserve"> </w:t>
      </w:r>
      <w:r w:rsidR="00E14596" w:rsidRPr="00E818E4">
        <w:rPr>
          <w:lang w:val="en-US"/>
        </w:rPr>
        <w:t xml:space="preserve">Bucket is </w:t>
      </w:r>
      <w:r w:rsidR="00BB4FF7" w:rsidRPr="00E818E4">
        <w:rPr>
          <w:lang w:val="en-US"/>
        </w:rPr>
        <w:t>pool of batches based on either color priority or some criteria</w:t>
      </w:r>
      <w:r w:rsidR="00265F10" w:rsidRPr="00E818E4">
        <w:rPr>
          <w:lang w:val="en-US"/>
        </w:rPr>
        <w:t xml:space="preserve"> (example in Goa </w:t>
      </w:r>
      <w:proofErr w:type="spellStart"/>
      <w:r w:rsidR="00265F10" w:rsidRPr="00E818E4">
        <w:rPr>
          <w:lang w:val="en-US"/>
        </w:rPr>
        <w:t>DoFC</w:t>
      </w:r>
      <w:proofErr w:type="spellEnd"/>
      <w:r w:rsidR="00265F10" w:rsidRPr="00E818E4">
        <w:rPr>
          <w:lang w:val="en-US"/>
        </w:rPr>
        <w:t xml:space="preserve"> defines buckets)</w:t>
      </w:r>
    </w:p>
    <w:p w14:paraId="1851620E" w14:textId="77777777" w:rsidR="00A446C2" w:rsidRPr="00E818E4" w:rsidRDefault="00A446C2" w:rsidP="00E66274">
      <w:pPr>
        <w:pStyle w:val="ListParagraph"/>
        <w:numPr>
          <w:ilvl w:val="1"/>
          <w:numId w:val="6"/>
        </w:numPr>
        <w:ind w:left="567" w:hanging="283"/>
        <w:rPr>
          <w:lang w:val="en-US"/>
        </w:rPr>
      </w:pPr>
      <w:r w:rsidRPr="00E818E4">
        <w:rPr>
          <w:lang w:val="en-US"/>
        </w:rPr>
        <w:t>Priority: This defines the sequence in which scheduler will schedule jobs</w:t>
      </w:r>
    </w:p>
    <w:p w14:paraId="06C2D70D" w14:textId="4DA547BC" w:rsidR="006F1B4E" w:rsidRPr="00E818E4" w:rsidRDefault="00A446C2" w:rsidP="00E66274">
      <w:pPr>
        <w:pStyle w:val="ListParagraph"/>
        <w:numPr>
          <w:ilvl w:val="1"/>
          <w:numId w:val="6"/>
        </w:numPr>
        <w:ind w:left="567" w:hanging="283"/>
        <w:rPr>
          <w:lang w:val="en-US"/>
        </w:rPr>
      </w:pPr>
      <w:r w:rsidRPr="00E818E4">
        <w:rPr>
          <w:lang w:val="en-US"/>
        </w:rPr>
        <w:t xml:space="preserve">Material: </w:t>
      </w:r>
      <w:r w:rsidR="009C7E62" w:rsidRPr="00E818E4">
        <w:rPr>
          <w:lang w:val="en-US"/>
        </w:rPr>
        <w:t>SFG or FG Code – this is required to decide the type of change over between</w:t>
      </w:r>
      <w:r w:rsidR="006B6ED9" w:rsidRPr="00E818E4">
        <w:rPr>
          <w:lang w:val="en-US"/>
        </w:rPr>
        <w:t xml:space="preserve"> batches. Same material will have </w:t>
      </w:r>
      <w:r w:rsidR="00B978C2" w:rsidRPr="00E818E4">
        <w:rPr>
          <w:lang w:val="en-US"/>
        </w:rPr>
        <w:t>t</w:t>
      </w:r>
      <w:r w:rsidR="006B6ED9" w:rsidRPr="00E818E4">
        <w:rPr>
          <w:lang w:val="en-US"/>
        </w:rPr>
        <w:t>ype</w:t>
      </w:r>
      <w:r w:rsidR="3720B388" w:rsidRPr="00E818E4">
        <w:rPr>
          <w:lang w:val="en-US"/>
        </w:rPr>
        <w:t xml:space="preserve"> </w:t>
      </w:r>
      <w:r w:rsidR="006B6ED9" w:rsidRPr="00E818E4">
        <w:rPr>
          <w:lang w:val="en-US"/>
        </w:rPr>
        <w:t>A/Batch CO while different</w:t>
      </w:r>
      <w:r w:rsidR="00B978C2" w:rsidRPr="00E818E4">
        <w:rPr>
          <w:lang w:val="en-US"/>
        </w:rPr>
        <w:t xml:space="preserve"> materials will have type</w:t>
      </w:r>
      <w:r w:rsidR="292A1723" w:rsidRPr="00E818E4">
        <w:rPr>
          <w:lang w:val="en-US"/>
        </w:rPr>
        <w:t xml:space="preserve"> </w:t>
      </w:r>
      <w:r w:rsidR="00B978C2" w:rsidRPr="00E818E4">
        <w:rPr>
          <w:lang w:val="en-US"/>
        </w:rPr>
        <w:t>B/Product CO.</w:t>
      </w:r>
    </w:p>
    <w:p w14:paraId="2A29C535" w14:textId="5E13BD77" w:rsidR="009C7E62" w:rsidRPr="00E818E4" w:rsidRDefault="00B978C2" w:rsidP="00E66274">
      <w:pPr>
        <w:pStyle w:val="ListParagraph"/>
        <w:numPr>
          <w:ilvl w:val="1"/>
          <w:numId w:val="6"/>
        </w:numPr>
        <w:ind w:left="567" w:hanging="283"/>
        <w:rPr>
          <w:lang w:val="en-US"/>
        </w:rPr>
      </w:pPr>
      <w:r w:rsidRPr="00E818E4">
        <w:rPr>
          <w:lang w:val="en-US"/>
        </w:rPr>
        <w:t xml:space="preserve">Sequence: </w:t>
      </w:r>
      <w:r w:rsidR="00F74BEB" w:rsidRPr="00E818E4">
        <w:rPr>
          <w:lang w:val="en-US"/>
        </w:rPr>
        <w:t>Routing sequence at workstation level</w:t>
      </w:r>
    </w:p>
    <w:p w14:paraId="76657A24" w14:textId="3A9D612C" w:rsidR="00F74BEB" w:rsidRPr="00E818E4" w:rsidRDefault="00F74BEB" w:rsidP="00E66274">
      <w:pPr>
        <w:pStyle w:val="ListParagraph"/>
        <w:numPr>
          <w:ilvl w:val="1"/>
          <w:numId w:val="6"/>
        </w:numPr>
        <w:ind w:left="567" w:hanging="283"/>
      </w:pPr>
      <w:proofErr w:type="spellStart"/>
      <w:r w:rsidRPr="00E818E4">
        <w:t>predecessorJobs</w:t>
      </w:r>
      <w:proofErr w:type="spellEnd"/>
      <w:r w:rsidRPr="00E818E4">
        <w:t>: If the job is li</w:t>
      </w:r>
      <w:r w:rsidR="170EE6F3" w:rsidRPr="00E818E4">
        <w:t>n</w:t>
      </w:r>
      <w:r w:rsidRPr="00E818E4">
        <w:t xml:space="preserve">ked to another job. </w:t>
      </w:r>
      <w:r w:rsidRPr="00E818E4">
        <w:br/>
        <w:t xml:space="preserve">E.g. FG job will have dependency on one or more SFG jobs. </w:t>
      </w:r>
      <w:r w:rsidRPr="00E818E4">
        <w:br/>
        <w:t xml:space="preserve">A SFG job may have dependency on common blend or bilayer or multilayer </w:t>
      </w:r>
    </w:p>
    <w:p w14:paraId="62C911DF" w14:textId="3FF96FE4" w:rsidR="00AA06FF" w:rsidRPr="00E818E4" w:rsidRDefault="00AA06FF" w:rsidP="00E66274">
      <w:pPr>
        <w:pStyle w:val="ListParagraph"/>
        <w:numPr>
          <w:ilvl w:val="1"/>
          <w:numId w:val="6"/>
        </w:numPr>
        <w:ind w:left="567" w:hanging="283"/>
      </w:pPr>
      <w:r w:rsidRPr="00E818E4">
        <w:t xml:space="preserve">attributes – Some attributes that scheduler may need (e.g. </w:t>
      </w:r>
      <w:r w:rsidR="008E785B" w:rsidRPr="00E818E4">
        <w:t>SFG Name)</w:t>
      </w:r>
    </w:p>
    <w:p w14:paraId="21ADCA1A" w14:textId="1FB6967D" w:rsidR="008E785B" w:rsidRPr="00E818E4" w:rsidRDefault="008E785B" w:rsidP="00E66274">
      <w:pPr>
        <w:pStyle w:val="ListParagraph"/>
        <w:numPr>
          <w:ilvl w:val="1"/>
          <w:numId w:val="6"/>
        </w:numPr>
        <w:ind w:left="567" w:hanging="283"/>
      </w:pPr>
      <w:proofErr w:type="spellStart"/>
      <w:r w:rsidRPr="00E818E4">
        <w:t>machine_affinity</w:t>
      </w:r>
      <w:proofErr w:type="spellEnd"/>
      <w:r w:rsidRPr="00E818E4">
        <w:t xml:space="preserve"> </w:t>
      </w:r>
      <w:r w:rsidR="00424528" w:rsidRPr="00E818E4">
        <w:t>–</w:t>
      </w:r>
      <w:r w:rsidRPr="00E818E4">
        <w:t xml:space="preserve"> </w:t>
      </w:r>
      <w:r w:rsidR="00424528" w:rsidRPr="00E818E4">
        <w:t xml:space="preserve">This is the list of applicable machines in a workstation for this job. All the workstations defined in “Sequence” must </w:t>
      </w:r>
      <w:r w:rsidR="00AC5C8B" w:rsidRPr="00E818E4">
        <w:t xml:space="preserve">exist </w:t>
      </w:r>
    </w:p>
    <w:p w14:paraId="0BF92602" w14:textId="7B0D780C" w:rsidR="00AC5C8B" w:rsidRPr="00E818E4" w:rsidRDefault="00AC5C8B" w:rsidP="00E66274">
      <w:pPr>
        <w:pStyle w:val="ListParagraph"/>
        <w:numPr>
          <w:ilvl w:val="1"/>
          <w:numId w:val="6"/>
        </w:numPr>
        <w:ind w:left="567" w:hanging="283"/>
      </w:pPr>
      <w:proofErr w:type="spellStart"/>
      <w:r w:rsidRPr="00E818E4">
        <w:lastRenderedPageBreak/>
        <w:t>processing_times</w:t>
      </w:r>
      <w:proofErr w:type="spellEnd"/>
      <w:r w:rsidRPr="00E818E4">
        <w:t>: This is the time defined for an operation on one machine. All machines defined in “</w:t>
      </w:r>
      <w:proofErr w:type="spellStart"/>
      <w:r w:rsidRPr="00E818E4">
        <w:t>machine_affinity</w:t>
      </w:r>
      <w:proofErr w:type="spellEnd"/>
      <w:r w:rsidRPr="00E818E4">
        <w:t>” must have time defined here</w:t>
      </w:r>
    </w:p>
    <w:p w14:paraId="04080DB2" w14:textId="462AD704" w:rsidR="009C1F9A" w:rsidRPr="00E818E4" w:rsidRDefault="009C1F9A" w:rsidP="00E66274">
      <w:pPr>
        <w:pStyle w:val="ListParagraph"/>
        <w:numPr>
          <w:ilvl w:val="1"/>
          <w:numId w:val="6"/>
        </w:numPr>
        <w:ind w:left="567" w:hanging="283"/>
      </w:pPr>
      <w:proofErr w:type="spellStart"/>
      <w:r w:rsidRPr="00E818E4">
        <w:rPr>
          <w:rFonts w:eastAsiaTheme="minorHAnsi" w:cstheme="minorBidi"/>
          <w:kern w:val="2"/>
          <w:szCs w:val="21"/>
          <w:lang w:eastAsia="en-US"/>
          <w14:ligatures w14:val="standardContextual"/>
        </w:rPr>
        <w:t>campaignID</w:t>
      </w:r>
      <w:proofErr w:type="spellEnd"/>
      <w:r w:rsidRPr="00E818E4">
        <w:t xml:space="preserve"> &amp; </w:t>
      </w:r>
      <w:r w:rsidRPr="00E818E4">
        <w:rPr>
          <w:rFonts w:eastAsiaTheme="minorHAnsi" w:cstheme="minorBidi"/>
          <w:kern w:val="2"/>
          <w:szCs w:val="21"/>
          <w:lang w:eastAsia="en-US"/>
          <w14:ligatures w14:val="standardContextual"/>
        </w:rPr>
        <w:t>campaign</w:t>
      </w:r>
      <w:r w:rsidRPr="00E818E4">
        <w:t xml:space="preserve"> : Optional: If multiple jobs are to be clubbed.</w:t>
      </w:r>
    </w:p>
    <w:p w14:paraId="34E9ED10" w14:textId="0E398874" w:rsidR="00F91F71" w:rsidRPr="00E818E4" w:rsidRDefault="00F7394F" w:rsidP="00785E6B">
      <w:pPr>
        <w:pStyle w:val="ListParagraph"/>
        <w:keepNext/>
        <w:keepLines/>
        <w:numPr>
          <w:ilvl w:val="1"/>
          <w:numId w:val="6"/>
        </w:numPr>
        <w:ind w:left="568" w:hanging="284"/>
      </w:pPr>
      <w:proofErr w:type="spellStart"/>
      <w:r w:rsidRPr="00E818E4">
        <w:rPr>
          <w:rFonts w:eastAsiaTheme="minorHAnsi" w:cstheme="minorBidi"/>
          <w:kern w:val="2"/>
          <w:szCs w:val="21"/>
          <w:lang w:eastAsia="en-US"/>
          <w14:ligatures w14:val="standardContextual"/>
        </w:rPr>
        <w:t>isCommonBlend</w:t>
      </w:r>
      <w:proofErr w:type="spellEnd"/>
      <w:r w:rsidRPr="00E818E4">
        <w:t>: If this job refers to common blend</w:t>
      </w:r>
      <w:r w:rsidR="00B769C1" w:rsidRPr="00E818E4">
        <w:t>. This was used in Goa to define dependency. However later assignments handled this through “</w:t>
      </w:r>
      <w:proofErr w:type="spellStart"/>
      <w:r w:rsidR="00B769C1" w:rsidRPr="00E818E4">
        <w:t>predecessorJobs</w:t>
      </w:r>
      <w:proofErr w:type="spellEnd"/>
      <w:r w:rsidR="00B769C1" w:rsidRPr="00E818E4">
        <w:t>”</w:t>
      </w:r>
      <w:r w:rsidR="0026484F" w:rsidRPr="00E818E4">
        <w:br/>
      </w:r>
      <w:r w:rsidR="003725E3" w:rsidRPr="00E818E4">
        <w:rPr>
          <w:lang w:val="en-US"/>
        </w:rPr>
        <w:t>SPIMACO</w:t>
      </w:r>
      <w:r w:rsidR="0083311A" w:rsidRPr="00E818E4">
        <w:rPr>
          <w:lang w:val="en-US"/>
        </w:rPr>
        <w:t xml:space="preserve"> &amp; AJANTA</w:t>
      </w:r>
      <w:r w:rsidR="003725E3" w:rsidRPr="00E818E4">
        <w:rPr>
          <w:lang w:val="en-US"/>
        </w:rPr>
        <w:t>: a JOB is defined as ONE BATCH.</w:t>
      </w:r>
      <w:r w:rsidR="0026484F" w:rsidRPr="00E818E4">
        <w:rPr>
          <w:lang w:val="en-US"/>
        </w:rPr>
        <w:br/>
      </w:r>
      <w:r w:rsidR="00F91F71" w:rsidRPr="00E818E4">
        <w:rPr>
          <w:lang w:val="en-US"/>
        </w:rPr>
        <w:t>GOA</w:t>
      </w:r>
      <w:r w:rsidR="000F4F9D" w:rsidRPr="00E818E4">
        <w:rPr>
          <w:lang w:val="en-US"/>
        </w:rPr>
        <w:t xml:space="preserve"> &amp; INDORE</w:t>
      </w:r>
      <w:r w:rsidR="00F91F71" w:rsidRPr="00E818E4">
        <w:rPr>
          <w:lang w:val="en-US"/>
        </w:rPr>
        <w:t>: JOB is one SFG commit</w:t>
      </w:r>
      <w:r w:rsidR="000F4F9D" w:rsidRPr="00E818E4">
        <w:rPr>
          <w:lang w:val="en-US"/>
        </w:rPr>
        <w:t xml:space="preserve"> which contains multiple batches</w:t>
      </w:r>
    </w:p>
    <w:p w14:paraId="6680F650" w14:textId="77777777" w:rsidR="008062BA" w:rsidRPr="00E818E4" w:rsidRDefault="008062BA" w:rsidP="008062BA">
      <w:pPr>
        <w:pStyle w:val="ListParagraph"/>
        <w:rPr>
          <w:lang w:val="en-US"/>
        </w:rPr>
      </w:pPr>
    </w:p>
    <w:p w14:paraId="3FA9EFC2" w14:textId="2BABEA8F" w:rsidR="009256A0" w:rsidRPr="00E818E4" w:rsidRDefault="001D0E3D" w:rsidP="00817323">
      <w:pPr>
        <w:pStyle w:val="ListParagraph"/>
        <w:keepNext/>
        <w:keepLines/>
        <w:numPr>
          <w:ilvl w:val="0"/>
          <w:numId w:val="6"/>
        </w:numPr>
        <w:ind w:left="284" w:hanging="284"/>
        <w:rPr>
          <w:lang w:val="en-US"/>
        </w:rPr>
      </w:pPr>
      <w:r w:rsidRPr="00E818E4">
        <w:rPr>
          <w:lang w:val="en-US"/>
        </w:rPr>
        <w:t xml:space="preserve">Campaign: </w:t>
      </w:r>
      <w:r w:rsidR="00002B18" w:rsidRPr="00E818E4">
        <w:rPr>
          <w:lang w:val="en-US"/>
        </w:rPr>
        <w:t>(</w:t>
      </w:r>
      <w:r w:rsidR="00002B18" w:rsidRPr="00E818E4">
        <w:rPr>
          <w:u w:val="single"/>
          <w:lang w:val="en-US"/>
        </w:rPr>
        <w:t>Do not confuse with TOC concept of campaign</w:t>
      </w:r>
      <w:r w:rsidR="00002B18" w:rsidRPr="00E818E4">
        <w:rPr>
          <w:lang w:val="en-US"/>
        </w:rPr>
        <w:t>)</w:t>
      </w:r>
      <w:r w:rsidR="00BC5133" w:rsidRPr="00E818E4">
        <w:rPr>
          <w:lang w:val="en-US"/>
        </w:rPr>
        <w:t xml:space="preserve"> - </w:t>
      </w:r>
      <w:r w:rsidR="00BC5133" w:rsidRPr="00E818E4">
        <w:rPr>
          <w:i/>
          <w:iCs/>
          <w:lang w:val="en-US"/>
        </w:rPr>
        <w:t>OPTIONAL</w:t>
      </w:r>
      <w:r w:rsidR="00002B18" w:rsidRPr="00E818E4">
        <w:rPr>
          <w:lang w:val="en-US"/>
        </w:rPr>
        <w:br/>
      </w:r>
      <w:r w:rsidRPr="00E818E4">
        <w:rPr>
          <w:lang w:val="en-US"/>
        </w:rPr>
        <w:t xml:space="preserve">This is a collection of jobs </w:t>
      </w:r>
      <w:r w:rsidR="004C6FFD" w:rsidRPr="00E818E4">
        <w:rPr>
          <w:lang w:val="en-US"/>
        </w:rPr>
        <w:t xml:space="preserve">that will be </w:t>
      </w:r>
      <w:r w:rsidR="00B709E2" w:rsidRPr="00E818E4">
        <w:rPr>
          <w:lang w:val="en-US"/>
        </w:rPr>
        <w:t xml:space="preserve">processed one after another to ENSURE same machine is used to </w:t>
      </w:r>
      <w:r w:rsidR="005071E2" w:rsidRPr="00E818E4">
        <w:rPr>
          <w:lang w:val="en-US"/>
        </w:rPr>
        <w:t>reduce</w:t>
      </w:r>
      <w:r w:rsidR="00B709E2" w:rsidRPr="00E818E4">
        <w:rPr>
          <w:lang w:val="en-US"/>
        </w:rPr>
        <w:t xml:space="preserve"> Type-B/Product Change-Over. </w:t>
      </w:r>
      <w:r w:rsidR="009E4C1A" w:rsidRPr="00E818E4">
        <w:rPr>
          <w:lang w:val="en-US"/>
        </w:rPr>
        <w:t xml:space="preserve">For creating </w:t>
      </w:r>
      <w:r w:rsidR="00002B18" w:rsidRPr="00E818E4">
        <w:rPr>
          <w:lang w:val="en-US"/>
        </w:rPr>
        <w:t>campaign,</w:t>
      </w:r>
      <w:r w:rsidR="009E4C1A" w:rsidRPr="00E818E4">
        <w:rPr>
          <w:lang w:val="en-US"/>
        </w:rPr>
        <w:t xml:space="preserve"> the ROUTE of </w:t>
      </w:r>
      <w:r w:rsidR="00002B18" w:rsidRPr="00E818E4">
        <w:rPr>
          <w:lang w:val="en-US"/>
        </w:rPr>
        <w:t>all jobs MUST BE EXACTLY SAME</w:t>
      </w:r>
      <w:r w:rsidR="006A7021" w:rsidRPr="00E818E4">
        <w:rPr>
          <w:lang w:val="en-US"/>
        </w:rPr>
        <w:br/>
      </w:r>
      <w:r w:rsidR="009256A0" w:rsidRPr="00E818E4">
        <w:rPr>
          <w:lang w:val="en-US"/>
        </w:rPr>
        <w:t xml:space="preserve">AJANTA: </w:t>
      </w:r>
      <w:r w:rsidR="007507A2" w:rsidRPr="00E818E4">
        <w:rPr>
          <w:lang w:val="en-US"/>
        </w:rPr>
        <w:t xml:space="preserve">Multiple Orders are </w:t>
      </w:r>
      <w:r w:rsidR="00D14CF9" w:rsidRPr="00E818E4">
        <w:rPr>
          <w:lang w:val="en-US"/>
        </w:rPr>
        <w:t>collected to form campaign</w:t>
      </w:r>
      <w:r w:rsidR="00BC5133" w:rsidRPr="00E818E4">
        <w:rPr>
          <w:lang w:val="en-US"/>
        </w:rPr>
        <w:t xml:space="preserve"> (</w:t>
      </w:r>
      <w:r w:rsidR="00D14CF9" w:rsidRPr="00E818E4">
        <w:rPr>
          <w:lang w:val="en-US"/>
        </w:rPr>
        <w:t>limit of MAX 6 orders</w:t>
      </w:r>
      <w:r w:rsidR="00BC5133" w:rsidRPr="00E818E4">
        <w:rPr>
          <w:lang w:val="en-US"/>
        </w:rPr>
        <w:t>)</w:t>
      </w:r>
    </w:p>
    <w:p w14:paraId="5E42AECE" w14:textId="7EE9E8C1" w:rsidR="008062BA" w:rsidRPr="00E818E4" w:rsidRDefault="007507A2" w:rsidP="00817323">
      <w:pPr>
        <w:pStyle w:val="ListParagraph"/>
        <w:keepNext/>
        <w:keepLines/>
        <w:ind w:left="284"/>
        <w:rPr>
          <w:lang w:val="en-US"/>
        </w:rPr>
      </w:pPr>
      <w:r w:rsidRPr="00E818E4">
        <w:rPr>
          <w:lang w:val="en-US"/>
        </w:rPr>
        <w:t xml:space="preserve">SPIMACO &amp; </w:t>
      </w:r>
      <w:r w:rsidR="009256A0" w:rsidRPr="00E818E4">
        <w:rPr>
          <w:lang w:val="en-US"/>
        </w:rPr>
        <w:t xml:space="preserve">GOA &amp; INDORE: </w:t>
      </w:r>
      <w:r w:rsidR="0024217C" w:rsidRPr="00E818E4">
        <w:rPr>
          <w:lang w:val="en-US"/>
        </w:rPr>
        <w:t>Not used</w:t>
      </w:r>
      <w:r w:rsidR="006A0A69" w:rsidRPr="00E818E4">
        <w:rPr>
          <w:lang w:val="en-US"/>
        </w:rPr>
        <w:br/>
      </w:r>
    </w:p>
    <w:p w14:paraId="42C30688" w14:textId="7C7637AC" w:rsidR="00E81A86" w:rsidRPr="00E818E4" w:rsidRDefault="00087A37" w:rsidP="00E66274">
      <w:pPr>
        <w:pStyle w:val="ListParagraph"/>
        <w:numPr>
          <w:ilvl w:val="0"/>
          <w:numId w:val="6"/>
        </w:numPr>
        <w:ind w:left="284" w:hanging="284"/>
        <w:rPr>
          <w:lang w:val="en-US"/>
        </w:rPr>
      </w:pPr>
      <w:r w:rsidRPr="00E818E4">
        <w:rPr>
          <w:lang w:val="en-US"/>
        </w:rPr>
        <w:t>Machines and Workstations:</w:t>
      </w:r>
      <w:r w:rsidRPr="00E818E4">
        <w:rPr>
          <w:lang w:val="en-US"/>
        </w:rPr>
        <w:br/>
        <w:t>Machine is an independe</w:t>
      </w:r>
      <w:r w:rsidR="00E81A86" w:rsidRPr="00E818E4">
        <w:rPr>
          <w:lang w:val="en-US"/>
        </w:rPr>
        <w:t>nt entity on which a JOB will be scheduled.</w:t>
      </w:r>
      <w:r w:rsidR="00E81A86" w:rsidRPr="00E818E4">
        <w:rPr>
          <w:lang w:val="en-US"/>
        </w:rPr>
        <w:br/>
      </w:r>
      <w:r w:rsidR="007639CE" w:rsidRPr="00E818E4">
        <w:rPr>
          <w:lang w:val="en-US"/>
        </w:rPr>
        <w:t xml:space="preserve">Workstation has set of machines assigned. For </w:t>
      </w:r>
      <w:r w:rsidR="00FE0066" w:rsidRPr="00E818E4">
        <w:rPr>
          <w:lang w:val="en-US"/>
        </w:rPr>
        <w:t>now,</w:t>
      </w:r>
      <w:r w:rsidR="007639CE" w:rsidRPr="00E818E4">
        <w:rPr>
          <w:lang w:val="en-US"/>
        </w:rPr>
        <w:t xml:space="preserve"> a machine can be part of </w:t>
      </w:r>
      <w:r w:rsidR="00FE0066" w:rsidRPr="00E818E4">
        <w:rPr>
          <w:lang w:val="en-US"/>
        </w:rPr>
        <w:t>only ONE workstation. Machine has following attributes:</w:t>
      </w:r>
    </w:p>
    <w:p w14:paraId="26AA20EF" w14:textId="6B52E21E" w:rsidR="00CC6EB1" w:rsidRPr="00E818E4" w:rsidRDefault="00575ADC" w:rsidP="0026484F">
      <w:pPr>
        <w:pStyle w:val="ListParagraph"/>
        <w:numPr>
          <w:ilvl w:val="1"/>
          <w:numId w:val="6"/>
        </w:numPr>
        <w:ind w:left="567" w:hanging="283"/>
        <w:rPr>
          <w:lang w:val="en-US"/>
        </w:rPr>
      </w:pPr>
      <w:r w:rsidRPr="00E818E4">
        <w:rPr>
          <w:lang w:val="en-US"/>
        </w:rPr>
        <w:t xml:space="preserve">Id: This is a unique machine code. In case of SPIMACO it’s the </w:t>
      </w:r>
      <w:proofErr w:type="spellStart"/>
      <w:r w:rsidRPr="00E818E4">
        <w:rPr>
          <w:lang w:val="en-US"/>
        </w:rPr>
        <w:t>TCode</w:t>
      </w:r>
      <w:proofErr w:type="spellEnd"/>
      <w:r w:rsidRPr="00E818E4">
        <w:rPr>
          <w:lang w:val="en-US"/>
        </w:rPr>
        <w:t>. In other assignments its defined as M01, M02….so on</w:t>
      </w:r>
      <w:r w:rsidRPr="00E818E4">
        <w:rPr>
          <w:lang w:val="en-US"/>
        </w:rPr>
        <w:br/>
        <w:t>This ID must be same as the one used in JOBs</w:t>
      </w:r>
      <w:r w:rsidR="006D0735" w:rsidRPr="00E818E4">
        <w:rPr>
          <w:lang w:val="en-US"/>
        </w:rPr>
        <w:t xml:space="preserve"> machine affinity and processing times.</w:t>
      </w:r>
    </w:p>
    <w:p w14:paraId="74BAA0D8" w14:textId="45B5AEE8" w:rsidR="00575ADC" w:rsidRPr="00E818E4" w:rsidRDefault="006D0735" w:rsidP="0026484F">
      <w:pPr>
        <w:pStyle w:val="ListParagraph"/>
        <w:numPr>
          <w:ilvl w:val="1"/>
          <w:numId w:val="6"/>
        </w:numPr>
        <w:ind w:left="567" w:hanging="283"/>
        <w:rPr>
          <w:lang w:val="en-US"/>
        </w:rPr>
      </w:pPr>
      <w:r w:rsidRPr="00E818E4">
        <w:rPr>
          <w:lang w:val="en-US"/>
        </w:rPr>
        <w:t>Name: Readable name (just used for report)</w:t>
      </w:r>
    </w:p>
    <w:p w14:paraId="3EBEFA79" w14:textId="21BEEBFF" w:rsidR="006D0735" w:rsidRPr="00E818E4" w:rsidRDefault="002A7953" w:rsidP="0026484F">
      <w:pPr>
        <w:pStyle w:val="ListParagraph"/>
        <w:numPr>
          <w:ilvl w:val="1"/>
          <w:numId w:val="6"/>
        </w:numPr>
        <w:ind w:left="567" w:hanging="283"/>
        <w:rPr>
          <w:lang w:val="en-US"/>
        </w:rPr>
      </w:pPr>
      <w:proofErr w:type="spellStart"/>
      <w:r w:rsidRPr="00E818E4">
        <w:rPr>
          <w:lang w:val="en-US"/>
        </w:rPr>
        <w:t>ChangeOver</w:t>
      </w:r>
      <w:proofErr w:type="spellEnd"/>
      <w:r w:rsidRPr="00E818E4">
        <w:rPr>
          <w:lang w:val="en-US"/>
        </w:rPr>
        <w:t xml:space="preserve"> times:</w:t>
      </w:r>
    </w:p>
    <w:p w14:paraId="5491B99C" w14:textId="4025843E" w:rsidR="002A7953" w:rsidRPr="00E818E4" w:rsidRDefault="009F0805" w:rsidP="002A7953">
      <w:pPr>
        <w:pStyle w:val="ListParagraph"/>
        <w:numPr>
          <w:ilvl w:val="2"/>
          <w:numId w:val="6"/>
        </w:numPr>
        <w:ind w:left="1418" w:hanging="284"/>
        <w:rPr>
          <w:lang w:val="en-US"/>
        </w:rPr>
      </w:pPr>
      <w:proofErr w:type="spellStart"/>
      <w:r w:rsidRPr="00E818E4">
        <w:rPr>
          <w:lang w:val="en-US"/>
        </w:rPr>
        <w:t>typeA</w:t>
      </w:r>
      <w:proofErr w:type="spellEnd"/>
      <w:r w:rsidRPr="00E818E4">
        <w:rPr>
          <w:lang w:val="en-US"/>
        </w:rPr>
        <w:t xml:space="preserve"> hours</w:t>
      </w:r>
    </w:p>
    <w:p w14:paraId="0AE13233" w14:textId="4EDAC621" w:rsidR="009F0805" w:rsidRPr="00E818E4" w:rsidRDefault="009F0805" w:rsidP="002A7953">
      <w:pPr>
        <w:pStyle w:val="ListParagraph"/>
        <w:numPr>
          <w:ilvl w:val="2"/>
          <w:numId w:val="6"/>
        </w:numPr>
        <w:ind w:left="1418" w:hanging="284"/>
        <w:rPr>
          <w:lang w:val="en-US"/>
        </w:rPr>
      </w:pPr>
      <w:proofErr w:type="spellStart"/>
      <w:r w:rsidRPr="00E818E4">
        <w:rPr>
          <w:lang w:val="en-US"/>
        </w:rPr>
        <w:t>typeB</w:t>
      </w:r>
      <w:proofErr w:type="spellEnd"/>
      <w:r w:rsidRPr="00E818E4">
        <w:rPr>
          <w:lang w:val="en-US"/>
        </w:rPr>
        <w:t xml:space="preserve"> hours</w:t>
      </w:r>
    </w:p>
    <w:p w14:paraId="610D38BE" w14:textId="318E3936" w:rsidR="0033598A" w:rsidRPr="00E818E4" w:rsidRDefault="009F0805" w:rsidP="0033598A">
      <w:pPr>
        <w:pStyle w:val="ListParagraph"/>
        <w:numPr>
          <w:ilvl w:val="2"/>
          <w:numId w:val="6"/>
        </w:numPr>
        <w:ind w:left="1418" w:hanging="284"/>
        <w:rPr>
          <w:lang w:val="en-US"/>
        </w:rPr>
      </w:pPr>
      <w:r w:rsidRPr="00E818E4">
        <w:rPr>
          <w:lang w:val="en-US"/>
        </w:rPr>
        <w:t>SWAB hours</w:t>
      </w:r>
    </w:p>
    <w:p w14:paraId="7B2BE019" w14:textId="2F0932A4" w:rsidR="0033598A" w:rsidRPr="00E818E4" w:rsidRDefault="00C805D6" w:rsidP="0026484F">
      <w:pPr>
        <w:pStyle w:val="ListParagraph"/>
        <w:numPr>
          <w:ilvl w:val="1"/>
          <w:numId w:val="6"/>
        </w:numPr>
        <w:ind w:left="567" w:hanging="283"/>
      </w:pPr>
      <w:bookmarkStart w:id="0" w:name="QCTimeBuffer"/>
      <w:proofErr w:type="spellStart"/>
      <w:r w:rsidRPr="00E818E4">
        <w:rPr>
          <w:rFonts w:eastAsiaTheme="minorHAnsi" w:cstheme="minorBidi"/>
          <w:kern w:val="2"/>
          <w:szCs w:val="21"/>
          <w:lang w:eastAsia="en-US"/>
          <w14:ligatures w14:val="standardContextual"/>
        </w:rPr>
        <w:t>isTimeBuffer</w:t>
      </w:r>
      <w:proofErr w:type="spellEnd"/>
      <w:r w:rsidRPr="00E818E4">
        <w:t xml:space="preserve"> &amp; </w:t>
      </w:r>
      <w:proofErr w:type="spellStart"/>
      <w:r w:rsidR="0033598A" w:rsidRPr="00E818E4">
        <w:rPr>
          <w:rFonts w:eastAsiaTheme="minorHAnsi" w:cstheme="minorBidi"/>
          <w:kern w:val="2"/>
          <w:szCs w:val="21"/>
          <w:lang w:eastAsia="en-US"/>
          <w14:ligatures w14:val="standardContextual"/>
        </w:rPr>
        <w:t>timeBufferHRS</w:t>
      </w:r>
      <w:proofErr w:type="spellEnd"/>
      <w:r w:rsidR="0033598A" w:rsidRPr="00E818E4">
        <w:t xml:space="preserve"> </w:t>
      </w:r>
      <w:bookmarkEnd w:id="0"/>
      <w:r w:rsidR="0033598A" w:rsidRPr="00E818E4">
        <w:t>: IMPORTANT</w:t>
      </w:r>
      <w:r w:rsidR="00C73619" w:rsidRPr="00E818E4">
        <w:t xml:space="preserve"> (</w:t>
      </w:r>
      <w:r w:rsidR="00C73619" w:rsidRPr="00E818E4">
        <w:rPr>
          <w:color w:val="BF4E14" w:themeColor="accent2" w:themeShade="BF"/>
        </w:rPr>
        <w:t>not T</w:t>
      </w:r>
      <w:ins w:id="1" w:author="Ganesh Gauda" w:date="2025-07-16T15:34:00Z" w16du:dateUtc="2025-07-16T10:04:00Z">
        <w:r w:rsidR="00A45A50">
          <w:rPr>
            <w:color w:val="BF4E14" w:themeColor="accent2" w:themeShade="BF"/>
          </w:rPr>
          <w:t>33</w:t>
        </w:r>
      </w:ins>
      <w:r w:rsidR="00C73619" w:rsidRPr="00E818E4">
        <w:rPr>
          <w:color w:val="BF4E14" w:themeColor="accent2" w:themeShade="BF"/>
        </w:rPr>
        <w:t>OC Buffers</w:t>
      </w:r>
      <w:r w:rsidR="00095C37" w:rsidRPr="00E818E4">
        <w:rPr>
          <w:color w:val="BF4E14" w:themeColor="accent2" w:themeShade="BF"/>
        </w:rPr>
        <w:t xml:space="preserve">, referred as </w:t>
      </w:r>
      <w:proofErr w:type="spellStart"/>
      <w:r w:rsidR="00095C37" w:rsidRPr="00E818E4">
        <w:rPr>
          <w:color w:val="BF4E14" w:themeColor="accent2" w:themeShade="BF"/>
        </w:rPr>
        <w:t>QCBuffer</w:t>
      </w:r>
      <w:proofErr w:type="spellEnd"/>
      <w:r w:rsidR="00C73619" w:rsidRPr="00E818E4">
        <w:t>)</w:t>
      </w:r>
      <w:r w:rsidR="0033598A" w:rsidRPr="00E818E4">
        <w:t xml:space="preserve">: Some </w:t>
      </w:r>
      <w:r w:rsidR="00C73619" w:rsidRPr="00E818E4">
        <w:t>operations are like CURING operations. They are part of sequence</w:t>
      </w:r>
      <w:r w:rsidR="00F23E90" w:rsidRPr="00E818E4">
        <w:t xml:space="preserve">. </w:t>
      </w:r>
      <w:r w:rsidR="00F72C60" w:rsidRPr="00E818E4">
        <w:t xml:space="preserve">They do not require time scheduling. However </w:t>
      </w:r>
      <w:r w:rsidR="00F0279A" w:rsidRPr="00E818E4">
        <w:t>the job needs to wait for the designated time (</w:t>
      </w:r>
      <w:proofErr w:type="spellStart"/>
      <w:r w:rsidR="00F0279A" w:rsidRPr="00E818E4">
        <w:rPr>
          <w:rFonts w:eastAsiaTheme="minorHAnsi" w:cstheme="minorBidi"/>
          <w:kern w:val="2"/>
          <w:szCs w:val="21"/>
          <w:lang w:eastAsia="en-US"/>
          <w14:ligatures w14:val="standardContextual"/>
        </w:rPr>
        <w:t>timeBufferHRS</w:t>
      </w:r>
      <w:proofErr w:type="spellEnd"/>
      <w:r w:rsidR="00F0279A" w:rsidRPr="00E818E4">
        <w:rPr>
          <w:rFonts w:eastAsiaTheme="minorHAnsi" w:cstheme="minorBidi"/>
          <w:kern w:val="2"/>
          <w:szCs w:val="21"/>
          <w:lang w:eastAsia="en-US"/>
          <w14:ligatures w14:val="standardContextual"/>
        </w:rPr>
        <w:t>)</w:t>
      </w:r>
      <w:r w:rsidRPr="00E818E4">
        <w:br/>
      </w:r>
      <w:r w:rsidR="00F23E90" w:rsidRPr="00E818E4">
        <w:t>Example: QC in Ajanta. It’s a 48 hour process. They DO NOT need schedule for this. However between previous operation and next operation, there needs to be GAP of hours defined here</w:t>
      </w:r>
    </w:p>
    <w:p w14:paraId="398AF334" w14:textId="224499A5" w:rsidR="00B709E2" w:rsidRPr="00785E6B" w:rsidRDefault="007A6BE8" w:rsidP="00785E6B">
      <w:pPr>
        <w:pStyle w:val="ListParagraph"/>
        <w:numPr>
          <w:ilvl w:val="1"/>
          <w:numId w:val="6"/>
        </w:numPr>
        <w:ind w:left="567" w:hanging="283"/>
        <w:rPr>
          <w:lang w:val="en-US"/>
        </w:rPr>
      </w:pPr>
      <w:r w:rsidRPr="00E818E4">
        <w:rPr>
          <w:lang w:val="en-US"/>
        </w:rPr>
        <w:t xml:space="preserve">Group: (Optional) </w:t>
      </w:r>
      <w:r w:rsidR="00933365" w:rsidRPr="00E818E4">
        <w:rPr>
          <w:lang w:val="en-US"/>
        </w:rPr>
        <w:t>This was initially discussed for Goa where it’s EASY to define ROUTE</w:t>
      </w:r>
      <w:r w:rsidR="00EB727D" w:rsidRPr="00E818E4">
        <w:rPr>
          <w:lang w:val="en-US"/>
        </w:rPr>
        <w:t xml:space="preserve"> with multiple machines</w:t>
      </w:r>
      <w:r w:rsidR="00933365" w:rsidRPr="00E818E4">
        <w:rPr>
          <w:lang w:val="en-US"/>
        </w:rPr>
        <w:br/>
      </w:r>
      <w:r w:rsidR="002D4C15" w:rsidRPr="00E818E4">
        <w:rPr>
          <w:lang w:val="en-US"/>
        </w:rPr>
        <w:t>Machine can be part of a groups</w:t>
      </w:r>
      <w:r w:rsidR="002D4C15" w:rsidRPr="00E818E4">
        <w:rPr>
          <w:lang w:val="en-US"/>
        </w:rPr>
        <w:br/>
        <w:t>e.g</w:t>
      </w:r>
      <w:r w:rsidR="00774DBE" w:rsidRPr="00E818E4">
        <w:rPr>
          <w:lang w:val="en-US"/>
        </w:rPr>
        <w:t>.</w:t>
      </w:r>
      <w:r w:rsidR="002D4C15" w:rsidRPr="00E818E4">
        <w:rPr>
          <w:lang w:val="en-US"/>
        </w:rPr>
        <w:t xml:space="preserve"> </w:t>
      </w:r>
      <w:r w:rsidR="00EB727D" w:rsidRPr="00E818E4">
        <w:rPr>
          <w:lang w:val="en-US"/>
        </w:rPr>
        <w:t xml:space="preserve">You can define a group </w:t>
      </w:r>
      <w:r w:rsidR="00CC6EB1" w:rsidRPr="00E818E4">
        <w:rPr>
          <w:lang w:val="en-US"/>
        </w:rPr>
        <w:t>L1</w:t>
      </w:r>
      <w:r w:rsidR="00EB727D" w:rsidRPr="00E818E4">
        <w:rPr>
          <w:lang w:val="en-US"/>
        </w:rPr>
        <w:t xml:space="preserve"> and assign Legacy-1, Legacy-2, Legacy-5 machine</w:t>
      </w:r>
      <w:r w:rsidR="00EB727D" w:rsidRPr="00E818E4">
        <w:rPr>
          <w:lang w:val="en-US"/>
        </w:rPr>
        <w:br/>
      </w:r>
      <w:r w:rsidR="00EB727D" w:rsidRPr="00E818E4">
        <w:rPr>
          <w:b/>
          <w:bCs/>
          <w:lang w:val="en-US"/>
        </w:rPr>
        <w:t>However all other clients use an easier way to assign multiple machines</w:t>
      </w:r>
      <w:r w:rsidR="00EB727D" w:rsidRPr="00E818E4">
        <w:rPr>
          <w:lang w:val="en-US"/>
        </w:rPr>
        <w:t>.</w:t>
      </w:r>
      <w:r w:rsidR="00EB727D" w:rsidRPr="00E818E4">
        <w:rPr>
          <w:lang w:val="en-US"/>
        </w:rPr>
        <w:br/>
        <w:t>Example:</w:t>
      </w:r>
      <w:r w:rsidR="00CC6EB1" w:rsidRPr="00E818E4">
        <w:rPr>
          <w:lang w:val="en-US"/>
        </w:rPr>
        <w:t xml:space="preserve"> “Blender-5/8/9/11” – which means ANY ONE of 4 blender machines can be used</w:t>
      </w:r>
    </w:p>
    <w:p w14:paraId="6992BC78" w14:textId="186F155B" w:rsidR="0098783D" w:rsidRPr="00E818E4" w:rsidRDefault="00EB14C2" w:rsidP="00E66274">
      <w:pPr>
        <w:pStyle w:val="ListParagraph"/>
        <w:numPr>
          <w:ilvl w:val="0"/>
          <w:numId w:val="6"/>
        </w:numPr>
        <w:ind w:left="284" w:hanging="284"/>
        <w:rPr>
          <w:rFonts w:eastAsiaTheme="minorHAnsi" w:cstheme="minorBidi"/>
          <w:kern w:val="2"/>
          <w:szCs w:val="21"/>
          <w:lang w:val="en-US" w:eastAsia="en-US"/>
          <w14:ligatures w14:val="standardContextual"/>
        </w:rPr>
      </w:pPr>
      <w:r w:rsidRPr="00E818E4">
        <w:rPr>
          <w:lang w:val="en-US"/>
        </w:rPr>
        <w:t>Transfer time</w:t>
      </w:r>
      <w:r w:rsidR="00CE6DA5" w:rsidRPr="00E818E4">
        <w:rPr>
          <w:lang w:val="en-US"/>
        </w:rPr>
        <w:t xml:space="preserve"> (referred as Buffer Time)</w:t>
      </w:r>
      <w:r w:rsidR="003D650D" w:rsidRPr="00E818E4">
        <w:rPr>
          <w:lang w:val="en-US"/>
        </w:rPr>
        <w:t xml:space="preserve"> between 2 operations</w:t>
      </w:r>
      <w:r w:rsidR="004B6262" w:rsidRPr="00E818E4">
        <w:rPr>
          <w:lang w:val="en-US"/>
        </w:rPr>
        <w:t>: OPTIONAL</w:t>
      </w:r>
      <w:r w:rsidR="003D650D" w:rsidRPr="00E818E4">
        <w:rPr>
          <w:lang w:val="en-US"/>
        </w:rPr>
        <w:br/>
      </w:r>
      <w:r w:rsidR="004B6262" w:rsidRPr="00E818E4">
        <w:rPr>
          <w:lang w:val="en-US"/>
        </w:rPr>
        <w:t>I</w:t>
      </w:r>
      <w:r w:rsidR="003D650D" w:rsidRPr="00E818E4">
        <w:rPr>
          <w:lang w:val="en-US"/>
        </w:rPr>
        <w:t xml:space="preserve">n some environments, once the operation is finished on one machine, you need to leave time gap </w:t>
      </w:r>
      <w:r w:rsidR="004B6262" w:rsidRPr="00E818E4">
        <w:rPr>
          <w:lang w:val="en-US"/>
        </w:rPr>
        <w:t xml:space="preserve">for next machine. This is a </w:t>
      </w:r>
      <w:r w:rsidRPr="00E818E4">
        <w:rPr>
          <w:lang w:val="en-US"/>
        </w:rPr>
        <w:t xml:space="preserve">transfer time </w:t>
      </w:r>
      <w:r w:rsidR="004B6262" w:rsidRPr="00E818E4">
        <w:rPr>
          <w:lang w:val="en-US"/>
        </w:rPr>
        <w:t>defined between workstations</w:t>
      </w:r>
      <w:r w:rsidR="006B7560" w:rsidRPr="00E818E4">
        <w:rPr>
          <w:lang w:val="en-US"/>
        </w:rPr>
        <w:t>. Example: Between Granulation and Blending leave 12 hours gap</w:t>
      </w:r>
      <w:r w:rsidR="006B7560" w:rsidRPr="00E818E4">
        <w:rPr>
          <w:lang w:val="en-US"/>
        </w:rPr>
        <w:br/>
      </w:r>
      <w:r w:rsidR="000307B0" w:rsidRPr="00E818E4">
        <w:rPr>
          <w:lang w:val="en-US"/>
        </w:rPr>
        <w:lastRenderedPageBreak/>
        <w:t>AJANTA: 24 hours</w:t>
      </w:r>
      <w:r w:rsidR="00E66274" w:rsidRPr="00E818E4">
        <w:rPr>
          <w:lang w:val="en-US"/>
        </w:rPr>
        <w:br/>
      </w:r>
      <w:r w:rsidR="000307B0" w:rsidRPr="00E818E4">
        <w:rPr>
          <w:lang w:val="en-US"/>
        </w:rPr>
        <w:t>SPIMACO &amp; GOA &amp; INDORE: Not used</w:t>
      </w:r>
      <w:r w:rsidR="00866FE7" w:rsidRPr="00E818E4">
        <w:rPr>
          <w:lang w:val="en-US"/>
        </w:rPr>
        <w:br/>
      </w:r>
    </w:p>
    <w:p w14:paraId="4C297FB8" w14:textId="72AE4698" w:rsidR="00866FE7" w:rsidRPr="00E818E4" w:rsidRDefault="00866FE7" w:rsidP="00103FA8">
      <w:pPr>
        <w:pStyle w:val="ListParagraph"/>
        <w:keepNext/>
        <w:keepLines/>
        <w:numPr>
          <w:ilvl w:val="0"/>
          <w:numId w:val="6"/>
        </w:numPr>
        <w:ind w:left="284" w:hanging="284"/>
        <w:rPr>
          <w:rFonts w:eastAsiaTheme="minorHAnsi" w:cstheme="minorBidi"/>
          <w:kern w:val="2"/>
          <w:szCs w:val="21"/>
          <w:lang w:val="en-US" w:eastAsia="en-US"/>
          <w14:ligatures w14:val="standardContextual"/>
        </w:rPr>
      </w:pPr>
      <w:bookmarkStart w:id="2" w:name="CapacityCalendar"/>
      <w:r w:rsidRPr="00E818E4">
        <w:rPr>
          <w:rFonts w:eastAsiaTheme="minorHAnsi" w:cstheme="minorBidi"/>
          <w:kern w:val="2"/>
          <w:szCs w:val="21"/>
          <w:lang w:val="en-US" w:eastAsia="en-US"/>
          <w14:ligatures w14:val="standardContextual"/>
        </w:rPr>
        <w:lastRenderedPageBreak/>
        <w:t>Capacity Calendar</w:t>
      </w:r>
      <w:bookmarkEnd w:id="2"/>
      <w:r w:rsidR="00807483" w:rsidRPr="00E818E4">
        <w:rPr>
          <w:rFonts w:eastAsiaTheme="minorHAnsi" w:cstheme="minorBidi"/>
          <w:kern w:val="2"/>
          <w:szCs w:val="21"/>
          <w:lang w:val="en-US" w:eastAsia="en-US"/>
          <w14:ligatures w14:val="standardContextual"/>
        </w:rPr>
        <w:t>: For every machine, there needs to be a definition of working hours</w:t>
      </w:r>
      <w:r w:rsidR="00D44343" w:rsidRPr="00E818E4">
        <w:rPr>
          <w:rFonts w:eastAsiaTheme="minorHAnsi" w:cstheme="minorBidi"/>
          <w:kern w:val="2"/>
          <w:szCs w:val="21"/>
          <w:lang w:val="en-US" w:eastAsia="en-US"/>
          <w14:ligatures w14:val="standardContextual"/>
        </w:rPr>
        <w:t>. Different machines will have different working hours across different days</w:t>
      </w:r>
    </w:p>
    <w:p w14:paraId="362356CE" w14:textId="61614BBE" w:rsidR="00D44343" w:rsidRPr="00E818E4" w:rsidRDefault="00D44343" w:rsidP="00103FA8">
      <w:pPr>
        <w:pStyle w:val="ListParagraph"/>
        <w:keepNext/>
        <w:keepLines/>
        <w:ind w:left="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e.g. A machine works 3 shifts a day from Monday to Friday, 1 shift on Saturday and </w:t>
      </w:r>
      <w:r w:rsidR="006217BF" w:rsidRPr="00E818E4">
        <w:rPr>
          <w:rFonts w:eastAsiaTheme="minorHAnsi" w:cstheme="minorBidi"/>
          <w:kern w:val="2"/>
          <w:szCs w:val="21"/>
          <w:lang w:val="en-US" w:eastAsia="en-US"/>
          <w14:ligatures w14:val="standardContextual"/>
        </w:rPr>
        <w:t xml:space="preserve">not working on Sunday. In </w:t>
      </w:r>
      <w:r w:rsidR="00F72089" w:rsidRPr="00E818E4">
        <w:rPr>
          <w:rFonts w:eastAsiaTheme="minorHAnsi" w:cstheme="minorBidi"/>
          <w:kern w:val="2"/>
          <w:szCs w:val="21"/>
          <w:lang w:val="en-US" w:eastAsia="en-US"/>
          <w14:ligatures w14:val="standardContextual"/>
        </w:rPr>
        <w:t>addition,</w:t>
      </w:r>
      <w:r w:rsidR="006217BF" w:rsidRPr="00E818E4">
        <w:rPr>
          <w:rFonts w:eastAsiaTheme="minorHAnsi" w:cstheme="minorBidi"/>
          <w:kern w:val="2"/>
          <w:szCs w:val="21"/>
          <w:lang w:val="en-US" w:eastAsia="en-US"/>
          <w14:ligatures w14:val="standardContextual"/>
        </w:rPr>
        <w:t xml:space="preserve"> will have preventive maintenance </w:t>
      </w:r>
      <w:r w:rsidR="00432051" w:rsidRPr="00E818E4">
        <w:rPr>
          <w:rFonts w:eastAsiaTheme="minorHAnsi" w:cstheme="minorBidi"/>
          <w:kern w:val="2"/>
          <w:szCs w:val="21"/>
          <w:lang w:val="en-US" w:eastAsia="en-US"/>
          <w14:ligatures w14:val="standardContextual"/>
        </w:rPr>
        <w:t>at specific time</w:t>
      </w:r>
      <w:r w:rsidR="00432051" w:rsidRPr="00E818E4">
        <w:rPr>
          <w:rFonts w:eastAsiaTheme="minorHAnsi" w:cstheme="minorBidi"/>
          <w:kern w:val="2"/>
          <w:szCs w:val="21"/>
          <w:lang w:val="en-US" w:eastAsia="en-US"/>
          <w14:ligatures w14:val="standardContextual"/>
        </w:rPr>
        <w:br/>
        <w:t xml:space="preserve">GOA: </w:t>
      </w:r>
      <w:r w:rsidR="00C1502C" w:rsidRPr="00E818E4">
        <w:rPr>
          <w:rFonts w:eastAsiaTheme="minorHAnsi" w:cstheme="minorBidi"/>
          <w:kern w:val="2"/>
          <w:szCs w:val="21"/>
          <w:lang w:val="en-US" w:eastAsia="en-US"/>
          <w14:ligatures w14:val="standardContextual"/>
        </w:rPr>
        <w:t>All machines work 3 shifts a day EXCEPT Sunday</w:t>
      </w:r>
    </w:p>
    <w:p w14:paraId="2C137F65" w14:textId="078D4DA9" w:rsidR="00C1502C" w:rsidRPr="00E818E4" w:rsidRDefault="00C1502C" w:rsidP="00103FA8">
      <w:pPr>
        <w:pStyle w:val="ListParagraph"/>
        <w:keepNext/>
        <w:keepLines/>
        <w:ind w:left="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Indore: All machines all shifts all days</w:t>
      </w:r>
    </w:p>
    <w:p w14:paraId="2BDCD02B" w14:textId="6F2B9BA2" w:rsidR="00EF3593" w:rsidRPr="00E818E4" w:rsidRDefault="00F72089" w:rsidP="00103FA8">
      <w:pPr>
        <w:pStyle w:val="ListParagraph"/>
        <w:keepNext/>
        <w:keepLines/>
        <w:ind w:left="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Ajanta &amp; SPIMACO: These assignments have defined an excel file</w:t>
      </w:r>
      <w:r w:rsidR="00C76754" w:rsidRPr="00E818E4">
        <w:rPr>
          <w:rFonts w:eastAsiaTheme="minorHAnsi" w:cstheme="minorBidi"/>
          <w:kern w:val="2"/>
          <w:szCs w:val="21"/>
          <w:lang w:val="en-US" w:eastAsia="en-US"/>
          <w14:ligatures w14:val="standardContextual"/>
        </w:rPr>
        <w:t xml:space="preserve"> that shows daily working hours for next 2-3 months.</w:t>
      </w:r>
      <w:r w:rsidR="00EF3593" w:rsidRPr="00E818E4">
        <w:rPr>
          <w:rFonts w:eastAsiaTheme="minorHAnsi" w:cstheme="minorBidi"/>
          <w:kern w:val="2"/>
          <w:szCs w:val="21"/>
          <w:lang w:val="en-US" w:eastAsia="en-US"/>
          <w14:ligatures w14:val="standardContextual"/>
        </w:rPr>
        <w:t xml:space="preserve"> This includes any planned downtimes </w:t>
      </w:r>
    </w:p>
    <w:p w14:paraId="4FB85F2A" w14:textId="3A24ABBA" w:rsidR="00C1502C" w:rsidRPr="00E818E4" w:rsidRDefault="00C76754" w:rsidP="00C92DCA">
      <w:pPr>
        <w:pStyle w:val="ListParagraph"/>
        <w:keepNext/>
        <w:keepLines/>
        <w:ind w:left="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Example:</w:t>
      </w:r>
    </w:p>
    <w:p w14:paraId="7B534DA3" w14:textId="704D4DDF" w:rsidR="00D44343" w:rsidRPr="00E818E4" w:rsidRDefault="00015D89" w:rsidP="00C92DCA">
      <w:pPr>
        <w:pStyle w:val="ListParagraph"/>
        <w:keepNext/>
        <w:keepLines/>
        <w:ind w:left="284"/>
        <w:rPr>
          <w:rFonts w:eastAsiaTheme="minorHAnsi" w:cstheme="minorBidi"/>
          <w:kern w:val="2"/>
          <w:szCs w:val="21"/>
          <w:lang w:val="en-US" w:eastAsia="en-US"/>
          <w14:ligatures w14:val="standardContextual"/>
        </w:rPr>
      </w:pPr>
      <w:r w:rsidRPr="00E818E4">
        <w:rPr>
          <w:rFonts w:eastAsiaTheme="minorHAnsi" w:cstheme="minorBidi"/>
          <w:noProof/>
          <w:kern w:val="2"/>
          <w:szCs w:val="21"/>
          <w:lang w:val="en-US" w:eastAsia="en-US"/>
          <w14:ligatures w14:val="standardContextual"/>
        </w:rPr>
        <w:drawing>
          <wp:inline distT="0" distB="0" distL="0" distR="0" wp14:anchorId="60B15168" wp14:editId="37537005">
            <wp:extent cx="3842239" cy="1443182"/>
            <wp:effectExtent l="0" t="0" r="0" b="5080"/>
            <wp:docPr id="109260323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3233" name="Picture 1" descr="A screenshot of a spreadsheet&#10;&#10;AI-generated content may be incorrect."/>
                    <pic:cNvPicPr/>
                  </pic:nvPicPr>
                  <pic:blipFill>
                    <a:blip r:embed="rId5"/>
                    <a:stretch>
                      <a:fillRect/>
                    </a:stretch>
                  </pic:blipFill>
                  <pic:spPr>
                    <a:xfrm>
                      <a:off x="0" y="0"/>
                      <a:ext cx="3888443" cy="1460537"/>
                    </a:xfrm>
                    <a:prstGeom prst="rect">
                      <a:avLst/>
                    </a:prstGeom>
                  </pic:spPr>
                </pic:pic>
              </a:graphicData>
            </a:graphic>
          </wp:inline>
        </w:drawing>
      </w:r>
    </w:p>
    <w:p w14:paraId="77697825" w14:textId="77777777" w:rsidR="00116654" w:rsidRPr="00E818E4" w:rsidRDefault="00116654" w:rsidP="00C92DCA">
      <w:pPr>
        <w:pStyle w:val="ListParagraph"/>
        <w:keepNext/>
        <w:keepLines/>
        <w:ind w:left="284"/>
        <w:rPr>
          <w:rFonts w:eastAsiaTheme="minorHAnsi" w:cstheme="minorBidi"/>
          <w:kern w:val="2"/>
          <w:szCs w:val="21"/>
          <w:lang w:val="en-US" w:eastAsia="en-US"/>
          <w14:ligatures w14:val="standardContextual"/>
        </w:rPr>
      </w:pPr>
    </w:p>
    <w:p w14:paraId="1F9F8265" w14:textId="350A1B1D" w:rsidR="000E5E95" w:rsidRPr="00E818E4" w:rsidRDefault="00116654" w:rsidP="006E4800">
      <w:pPr>
        <w:pStyle w:val="ListParagraph"/>
        <w:keepNext/>
        <w:keepLines/>
        <w:ind w:left="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The </w:t>
      </w:r>
      <w:r w:rsidR="00F64F06" w:rsidRPr="00E818E4">
        <w:rPr>
          <w:rFonts w:eastAsiaTheme="minorHAnsi" w:cstheme="minorBidi"/>
          <w:kern w:val="2"/>
          <w:szCs w:val="21"/>
          <w:lang w:val="en-US" w:eastAsia="en-US"/>
          <w14:ligatures w14:val="standardContextual"/>
        </w:rPr>
        <w:t>above</w:t>
      </w:r>
      <w:r w:rsidRPr="00E818E4">
        <w:rPr>
          <w:rFonts w:eastAsiaTheme="minorHAnsi" w:cstheme="minorBidi"/>
          <w:kern w:val="2"/>
          <w:szCs w:val="21"/>
          <w:lang w:val="en-US" w:eastAsia="en-US"/>
          <w14:ligatures w14:val="standardContextual"/>
        </w:rPr>
        <w:t xml:space="preserve"> Calendar gives complete control</w:t>
      </w:r>
      <w:r w:rsidR="00414A1E" w:rsidRPr="00E818E4">
        <w:rPr>
          <w:rFonts w:eastAsiaTheme="minorHAnsi" w:cstheme="minorBidi"/>
          <w:kern w:val="2"/>
          <w:szCs w:val="21"/>
          <w:lang w:val="en-US" w:eastAsia="en-US"/>
          <w14:ligatures w14:val="standardContextual"/>
        </w:rPr>
        <w:t xml:space="preserve"> on machine availability over horizon</w:t>
      </w:r>
      <w:r w:rsidR="00F64F06" w:rsidRPr="00E818E4">
        <w:rPr>
          <w:rFonts w:eastAsiaTheme="minorHAnsi" w:cstheme="minorBidi"/>
          <w:kern w:val="2"/>
          <w:szCs w:val="21"/>
          <w:lang w:val="en-US" w:eastAsia="en-US"/>
          <w14:ligatures w14:val="standardContextual"/>
        </w:rPr>
        <w:br/>
      </w:r>
    </w:p>
    <w:p w14:paraId="1459730D" w14:textId="6F461068" w:rsidR="00817323" w:rsidRPr="00E818E4" w:rsidRDefault="000E5E95" w:rsidP="00103FA8">
      <w:pPr>
        <w:pStyle w:val="ListParagraph"/>
        <w:keepNext/>
        <w:keepLines/>
        <w:numPr>
          <w:ilvl w:val="0"/>
          <w:numId w:val="6"/>
        </w:numPr>
        <w:ind w:left="284" w:hanging="284"/>
        <w:rPr>
          <w:rFonts w:eastAsiaTheme="minorHAnsi" w:cstheme="minorBidi"/>
          <w:kern w:val="2"/>
          <w:szCs w:val="21"/>
          <w:lang w:val="en-US" w:eastAsia="en-US"/>
          <w14:ligatures w14:val="standardContextual"/>
        </w:rPr>
      </w:pPr>
      <w:r w:rsidRPr="00E818E4">
        <w:rPr>
          <w:rFonts w:eastAsiaTheme="minorHAnsi" w:cstheme="minorBidi"/>
          <w:kern w:val="2"/>
          <w:szCs w:val="21"/>
          <w:lang w:val="en-US" w:eastAsia="en-US"/>
          <w14:ligatures w14:val="standardContextual"/>
        </w:rPr>
        <w:t xml:space="preserve">Routes and Timings: A job </w:t>
      </w:r>
      <w:r w:rsidR="00E218CD" w:rsidRPr="00E818E4">
        <w:rPr>
          <w:rFonts w:eastAsiaTheme="minorHAnsi" w:cstheme="minorBidi"/>
          <w:kern w:val="2"/>
          <w:szCs w:val="21"/>
          <w:lang w:val="en-US" w:eastAsia="en-US"/>
          <w14:ligatures w14:val="standardContextual"/>
        </w:rPr>
        <w:t>moves from one machine to another from 1st operation till last operation based on the route defined in masters.</w:t>
      </w:r>
      <w:r w:rsidR="00193034" w:rsidRPr="00E818E4">
        <w:rPr>
          <w:rFonts w:eastAsiaTheme="minorHAnsi" w:cstheme="minorBidi"/>
          <w:kern w:val="2"/>
          <w:szCs w:val="21"/>
          <w:lang w:val="en-US" w:eastAsia="en-US"/>
          <w14:ligatures w14:val="standardContextual"/>
        </w:rPr>
        <w:t xml:space="preserve"> </w:t>
      </w:r>
      <w:r w:rsidR="001B6B3A" w:rsidRPr="00E818E4">
        <w:rPr>
          <w:rFonts w:eastAsiaTheme="minorHAnsi" w:cstheme="minorBidi"/>
          <w:kern w:val="2"/>
          <w:szCs w:val="21"/>
          <w:lang w:val="en-US" w:eastAsia="en-US"/>
          <w14:ligatures w14:val="standardContextual"/>
        </w:rPr>
        <w:br/>
        <w:t>IF SFG is common blend</w:t>
      </w:r>
      <w:r w:rsidR="00005C55" w:rsidRPr="00E818E4">
        <w:rPr>
          <w:rFonts w:eastAsiaTheme="minorHAnsi" w:cstheme="minorBidi"/>
          <w:kern w:val="2"/>
          <w:szCs w:val="21"/>
          <w:lang w:val="en-US" w:eastAsia="en-US"/>
          <w14:ligatures w14:val="standardContextual"/>
        </w:rPr>
        <w:t xml:space="preserve"> / bilayer </w:t>
      </w:r>
      <w:proofErr w:type="spellStart"/>
      <w:r w:rsidR="00005C55" w:rsidRPr="00E818E4">
        <w:rPr>
          <w:rFonts w:eastAsiaTheme="minorHAnsi" w:cstheme="minorBidi"/>
          <w:kern w:val="2"/>
          <w:szCs w:val="21"/>
          <w:lang w:val="en-US" w:eastAsia="en-US"/>
          <w14:ligatures w14:val="standardContextual"/>
        </w:rPr>
        <w:t>etc</w:t>
      </w:r>
      <w:proofErr w:type="spellEnd"/>
      <w:r w:rsidR="001B6B3A" w:rsidRPr="00E818E4">
        <w:rPr>
          <w:rFonts w:eastAsiaTheme="minorHAnsi" w:cstheme="minorBidi"/>
          <w:kern w:val="2"/>
          <w:szCs w:val="21"/>
          <w:lang w:val="en-US" w:eastAsia="en-US"/>
          <w14:ligatures w14:val="standardContextual"/>
        </w:rPr>
        <w:t xml:space="preserve">, then it will contain </w:t>
      </w:r>
      <w:r w:rsidR="00005C55" w:rsidRPr="00E818E4">
        <w:rPr>
          <w:rFonts w:eastAsiaTheme="minorHAnsi" w:cstheme="minorBidi"/>
          <w:kern w:val="2"/>
          <w:szCs w:val="21"/>
          <w:lang w:val="en-US" w:eastAsia="en-US"/>
          <w14:ligatures w14:val="standardContextual"/>
        </w:rPr>
        <w:t>partial routes</w:t>
      </w:r>
      <w:r w:rsidR="00005C55" w:rsidRPr="00E818E4">
        <w:rPr>
          <w:rFonts w:eastAsiaTheme="minorHAnsi" w:cstheme="minorBidi"/>
          <w:kern w:val="2"/>
          <w:szCs w:val="21"/>
          <w:lang w:val="en-US" w:eastAsia="en-US"/>
          <w14:ligatures w14:val="standardContextual"/>
        </w:rPr>
        <w:br/>
        <w:t xml:space="preserve">IF SFG is dependent on another SFG (Bilayer or Common Blend) then the route will be defined </w:t>
      </w:r>
      <w:r w:rsidR="00445232" w:rsidRPr="00E818E4">
        <w:rPr>
          <w:rFonts w:eastAsiaTheme="minorHAnsi" w:cstheme="minorBidi"/>
          <w:kern w:val="2"/>
          <w:szCs w:val="21"/>
          <w:lang w:val="en-US" w:eastAsia="en-US"/>
          <w14:ligatures w14:val="standardContextual"/>
        </w:rPr>
        <w:t>not overlapping the dependent SFG’s route</w:t>
      </w:r>
      <w:r w:rsidR="00445232" w:rsidRPr="00E818E4">
        <w:rPr>
          <w:rFonts w:eastAsiaTheme="minorHAnsi" w:cstheme="minorBidi"/>
          <w:kern w:val="2"/>
          <w:szCs w:val="21"/>
          <w:lang w:val="en-US" w:eastAsia="en-US"/>
          <w14:ligatures w14:val="standardContextual"/>
        </w:rPr>
        <w:br/>
        <w:t>FG operations will have only 1 operation (</w:t>
      </w:r>
      <w:r w:rsidR="00AA6349" w:rsidRPr="00E818E4">
        <w:rPr>
          <w:rFonts w:eastAsiaTheme="minorHAnsi" w:cstheme="minorBidi"/>
          <w:kern w:val="2"/>
          <w:szCs w:val="21"/>
          <w:lang w:val="en-US" w:eastAsia="en-US"/>
          <w14:ligatures w14:val="standardContextual"/>
        </w:rPr>
        <w:t>with different machine options)</w:t>
      </w:r>
      <w:r w:rsidR="00AA6349" w:rsidRPr="00E818E4">
        <w:rPr>
          <w:rFonts w:eastAsiaTheme="minorHAnsi" w:cstheme="minorBidi"/>
          <w:kern w:val="2"/>
          <w:szCs w:val="21"/>
          <w:lang w:val="en-US" w:eastAsia="en-US"/>
          <w14:ligatures w14:val="standardContextual"/>
        </w:rPr>
        <w:br/>
      </w:r>
      <w:r w:rsidR="004F5388" w:rsidRPr="00E818E4">
        <w:rPr>
          <w:rFonts w:eastAsiaTheme="minorHAnsi" w:cstheme="minorBidi"/>
          <w:kern w:val="2"/>
          <w:szCs w:val="21"/>
          <w:lang w:val="en-US" w:eastAsia="en-US"/>
          <w14:ligatures w14:val="standardContextual"/>
        </w:rPr>
        <w:t xml:space="preserve">Example: </w:t>
      </w:r>
      <w:r w:rsidR="004D792A" w:rsidRPr="00E818E4">
        <w:rPr>
          <w:rFonts w:eastAsiaTheme="minorHAnsi" w:cstheme="minorBidi"/>
          <w:kern w:val="2"/>
          <w:szCs w:val="21"/>
          <w:lang w:val="en-US" w:eastAsia="en-US"/>
          <w14:ligatures w14:val="standardContextual"/>
        </w:rPr>
        <w:t>Routes in Ajanta</w:t>
      </w:r>
      <w:r w:rsidR="00193034" w:rsidRPr="00E818E4">
        <w:rPr>
          <w:rFonts w:eastAsiaTheme="minorHAnsi" w:cstheme="minorBidi"/>
          <w:noProof/>
          <w:kern w:val="2"/>
          <w:szCs w:val="21"/>
          <w:lang w:val="en-US" w:eastAsia="en-US"/>
          <w14:ligatures w14:val="standardContextual"/>
        </w:rPr>
        <w:drawing>
          <wp:inline distT="0" distB="0" distL="0" distR="0" wp14:anchorId="46ACE237" wp14:editId="2DDC0D46">
            <wp:extent cx="3965331" cy="819004"/>
            <wp:effectExtent l="0" t="0" r="0" b="0"/>
            <wp:docPr id="1815820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0709" name="Picture 1" descr="A screenshot of a computer&#10;&#10;AI-generated content may be incorrect."/>
                    <pic:cNvPicPr/>
                  </pic:nvPicPr>
                  <pic:blipFill>
                    <a:blip r:embed="rId6"/>
                    <a:stretch>
                      <a:fillRect/>
                    </a:stretch>
                  </pic:blipFill>
                  <pic:spPr>
                    <a:xfrm>
                      <a:off x="0" y="0"/>
                      <a:ext cx="4023897" cy="831100"/>
                    </a:xfrm>
                    <a:prstGeom prst="rect">
                      <a:avLst/>
                    </a:prstGeom>
                  </pic:spPr>
                </pic:pic>
              </a:graphicData>
            </a:graphic>
          </wp:inline>
        </w:drawing>
      </w:r>
      <w:r w:rsidR="00F0313D" w:rsidRPr="00E818E4">
        <w:rPr>
          <w:rFonts w:eastAsiaTheme="minorHAnsi" w:cstheme="minorBidi"/>
          <w:kern w:val="2"/>
          <w:szCs w:val="21"/>
          <w:lang w:val="en-US" w:eastAsia="en-US"/>
          <w14:ligatures w14:val="standardContextual"/>
        </w:rPr>
        <w:br/>
        <w:t>Routes in Indore</w:t>
      </w:r>
      <w:r w:rsidR="00F0313D" w:rsidRPr="00E818E4">
        <w:rPr>
          <w:rFonts w:eastAsiaTheme="minorHAnsi" w:cstheme="minorBidi"/>
          <w:kern w:val="2"/>
          <w:szCs w:val="21"/>
          <w:lang w:val="en-US" w:eastAsia="en-US"/>
          <w14:ligatures w14:val="standardContextual"/>
        </w:rPr>
        <w:br/>
      </w:r>
      <w:r w:rsidR="00F0313D" w:rsidRPr="00E818E4">
        <w:rPr>
          <w:rFonts w:eastAsiaTheme="minorHAnsi" w:cstheme="minorBidi"/>
          <w:noProof/>
          <w:kern w:val="2"/>
          <w:szCs w:val="21"/>
          <w:lang w:val="en-US" w:eastAsia="en-US"/>
          <w14:ligatures w14:val="standardContextual"/>
        </w:rPr>
        <w:drawing>
          <wp:inline distT="0" distB="0" distL="0" distR="0" wp14:anchorId="60042CFF" wp14:editId="2FC4BF67">
            <wp:extent cx="3322730" cy="1143000"/>
            <wp:effectExtent l="0" t="0" r="5080" b="0"/>
            <wp:docPr id="14420196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19621" name="Picture 1" descr="A screenshot of a computer program&#10;&#10;AI-generated content may be incorrect."/>
                    <pic:cNvPicPr/>
                  </pic:nvPicPr>
                  <pic:blipFill rotWithShape="1">
                    <a:blip r:embed="rId7"/>
                    <a:srcRect b="48586"/>
                    <a:stretch>
                      <a:fillRect/>
                    </a:stretch>
                  </pic:blipFill>
                  <pic:spPr bwMode="auto">
                    <a:xfrm>
                      <a:off x="0" y="0"/>
                      <a:ext cx="3375873" cy="1161281"/>
                    </a:xfrm>
                    <a:prstGeom prst="rect">
                      <a:avLst/>
                    </a:prstGeom>
                    <a:ln>
                      <a:noFill/>
                    </a:ln>
                    <a:extLst>
                      <a:ext uri="{53640926-AAD7-44D8-BBD7-CCE9431645EC}">
                        <a14:shadowObscured xmlns:a14="http://schemas.microsoft.com/office/drawing/2010/main"/>
                      </a:ext>
                    </a:extLst>
                  </pic:spPr>
                </pic:pic>
              </a:graphicData>
            </a:graphic>
          </wp:inline>
        </w:drawing>
      </w:r>
      <w:r w:rsidR="000E3589" w:rsidRPr="00E818E4">
        <w:rPr>
          <w:rFonts w:eastAsiaTheme="minorHAnsi" w:cstheme="minorBidi"/>
          <w:kern w:val="2"/>
          <w:szCs w:val="21"/>
          <w:lang w:val="en-US" w:eastAsia="en-US"/>
          <w14:ligatures w14:val="standardContextual"/>
        </w:rPr>
        <w:br/>
        <w:t>Routes in SPIMACO</w:t>
      </w:r>
      <w:r w:rsidR="004F5388" w:rsidRPr="00E818E4">
        <w:rPr>
          <w:rFonts w:eastAsiaTheme="minorHAnsi" w:cstheme="minorBidi"/>
          <w:kern w:val="2"/>
          <w:szCs w:val="21"/>
          <w:lang w:val="en-US" w:eastAsia="en-US"/>
          <w14:ligatures w14:val="standardContextual"/>
        </w:rPr>
        <w:br/>
      </w:r>
      <w:r w:rsidR="000E3589" w:rsidRPr="00E818E4">
        <w:rPr>
          <w:noProof/>
          <w:lang w:val="en-US"/>
        </w:rPr>
        <w:drawing>
          <wp:inline distT="0" distB="0" distL="0" distR="0" wp14:anchorId="0DB76936" wp14:editId="35BD4602">
            <wp:extent cx="1371600" cy="1022888"/>
            <wp:effectExtent l="0" t="0" r="0" b="6350"/>
            <wp:docPr id="708207564"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7564" name="Picture 1" descr="A table with numbers and symbols&#10;&#10;AI-generated content may be incorrect."/>
                    <pic:cNvPicPr/>
                  </pic:nvPicPr>
                  <pic:blipFill>
                    <a:blip r:embed="rId8"/>
                    <a:stretch>
                      <a:fillRect/>
                    </a:stretch>
                  </pic:blipFill>
                  <pic:spPr>
                    <a:xfrm>
                      <a:off x="0" y="0"/>
                      <a:ext cx="1384457" cy="1032476"/>
                    </a:xfrm>
                    <a:prstGeom prst="rect">
                      <a:avLst/>
                    </a:prstGeom>
                  </pic:spPr>
                </pic:pic>
              </a:graphicData>
            </a:graphic>
          </wp:inline>
        </w:drawing>
      </w:r>
      <w:r w:rsidR="006E4800" w:rsidRPr="00E818E4">
        <w:rPr>
          <w:rFonts w:eastAsiaTheme="minorHAnsi" w:cstheme="minorBidi"/>
          <w:kern w:val="2"/>
          <w:szCs w:val="21"/>
          <w:lang w:val="en-US" w:eastAsia="en-US"/>
          <w14:ligatures w14:val="standardContextual"/>
        </w:rPr>
        <w:br/>
      </w:r>
    </w:p>
    <w:p w14:paraId="7DEB6A2D" w14:textId="2E3D8585" w:rsidR="00831D9C" w:rsidRPr="00E818E4" w:rsidRDefault="00831D9C" w:rsidP="00831D9C">
      <w:pPr>
        <w:pStyle w:val="Heading1"/>
        <w:rPr>
          <w:rFonts w:asciiTheme="minorHAnsi" w:hAnsiTheme="minorHAnsi"/>
          <w:lang w:val="en-US"/>
        </w:rPr>
      </w:pPr>
      <w:r w:rsidRPr="00E818E4">
        <w:rPr>
          <w:rFonts w:asciiTheme="minorHAnsi" w:hAnsiTheme="minorHAnsi"/>
          <w:lang w:val="en-US"/>
        </w:rPr>
        <w:lastRenderedPageBreak/>
        <w:t xml:space="preserve">How stuff works </w:t>
      </w:r>
      <w:r w:rsidR="00A63F1C" w:rsidRPr="00E818E4">
        <w:rPr>
          <w:rFonts w:asciiTheme="minorHAnsi" w:hAnsiTheme="minorHAnsi"/>
          <w:lang w:val="en-US"/>
        </w:rPr>
        <w:br/>
      </w:r>
      <w:r w:rsidRPr="00E818E4">
        <w:rPr>
          <w:rFonts w:asciiTheme="minorHAnsi" w:hAnsiTheme="minorHAnsi"/>
          <w:lang w:val="en-US"/>
        </w:rPr>
        <w:t xml:space="preserve">- </w:t>
      </w:r>
      <w:r w:rsidR="00A63F1C" w:rsidRPr="00E818E4">
        <w:rPr>
          <w:rFonts w:asciiTheme="minorHAnsi" w:hAnsiTheme="minorHAnsi"/>
          <w:lang w:val="en-US"/>
        </w:rPr>
        <w:t>Scaffolding of the</w:t>
      </w:r>
      <w:r w:rsidRPr="00E818E4">
        <w:rPr>
          <w:rFonts w:asciiTheme="minorHAnsi" w:hAnsiTheme="minorHAnsi"/>
          <w:lang w:val="en-US"/>
        </w:rPr>
        <w:t xml:space="preserve"> core scheduler algorithm</w:t>
      </w:r>
    </w:p>
    <w:p w14:paraId="1524F8B3" w14:textId="77777777" w:rsidR="00831D9C" w:rsidRPr="00E818E4" w:rsidRDefault="00831D9C" w:rsidP="00831D9C">
      <w:pPr>
        <w:rPr>
          <w:rFonts w:asciiTheme="minorHAnsi" w:hAnsiTheme="minorHAnsi"/>
          <w:lang w:val="en-US"/>
        </w:rPr>
      </w:pPr>
    </w:p>
    <w:p w14:paraId="42FD325B" w14:textId="672804FA" w:rsidR="00831D9C" w:rsidRPr="00E818E4" w:rsidRDefault="00831D9C" w:rsidP="00831D9C">
      <w:pPr>
        <w:rPr>
          <w:rFonts w:asciiTheme="minorHAnsi" w:hAnsiTheme="minorHAnsi"/>
          <w:lang w:val="en-US"/>
        </w:rPr>
      </w:pPr>
      <w:r w:rsidRPr="00E818E4">
        <w:rPr>
          <w:rFonts w:asciiTheme="minorHAnsi" w:hAnsiTheme="minorHAnsi"/>
          <w:lang w:val="en-US"/>
        </w:rPr>
        <w:t>The Scheduler</w:t>
      </w:r>
      <w:r w:rsidR="00FE025D" w:rsidRPr="00E818E4">
        <w:rPr>
          <w:rFonts w:asciiTheme="minorHAnsi" w:hAnsiTheme="minorHAnsi"/>
          <w:lang w:val="en-US"/>
        </w:rPr>
        <w:t xml:space="preserve"> takes 4 inputs</w:t>
      </w:r>
    </w:p>
    <w:p w14:paraId="7C417B51" w14:textId="2BCEDCA7" w:rsidR="00FE025D" w:rsidRPr="00E818E4" w:rsidRDefault="00FE025D" w:rsidP="00F06881">
      <w:pPr>
        <w:pStyle w:val="ListParagraph"/>
        <w:numPr>
          <w:ilvl w:val="0"/>
          <w:numId w:val="9"/>
        </w:numPr>
        <w:ind w:left="284" w:hanging="284"/>
        <w:rPr>
          <w:lang w:val="en-US"/>
        </w:rPr>
      </w:pPr>
      <w:r w:rsidRPr="00E818E4">
        <w:rPr>
          <w:lang w:val="en-US"/>
        </w:rPr>
        <w:t>Jobs (batches or campaigns)</w:t>
      </w:r>
    </w:p>
    <w:p w14:paraId="55A68F2E" w14:textId="2B485362" w:rsidR="00FE025D" w:rsidRPr="00E818E4" w:rsidRDefault="00FE025D" w:rsidP="00F06881">
      <w:pPr>
        <w:pStyle w:val="ListParagraph"/>
        <w:numPr>
          <w:ilvl w:val="0"/>
          <w:numId w:val="9"/>
        </w:numPr>
        <w:ind w:left="284" w:hanging="284"/>
        <w:rPr>
          <w:lang w:val="en-US"/>
        </w:rPr>
      </w:pPr>
      <w:r w:rsidRPr="00E818E4">
        <w:rPr>
          <w:lang w:val="en-US"/>
        </w:rPr>
        <w:t>Machine Master</w:t>
      </w:r>
    </w:p>
    <w:p w14:paraId="54969DFC" w14:textId="2DCE0CE7" w:rsidR="00FE025D" w:rsidRPr="00E818E4" w:rsidRDefault="008E76E1" w:rsidP="00F06881">
      <w:pPr>
        <w:pStyle w:val="ListParagraph"/>
        <w:numPr>
          <w:ilvl w:val="0"/>
          <w:numId w:val="9"/>
        </w:numPr>
        <w:ind w:left="284" w:hanging="284"/>
        <w:rPr>
          <w:lang w:val="en-US"/>
        </w:rPr>
      </w:pPr>
      <w:r w:rsidRPr="00E818E4">
        <w:rPr>
          <w:lang w:val="en-US"/>
        </w:rPr>
        <w:t>Time buffers between operations (if defined)</w:t>
      </w:r>
    </w:p>
    <w:p w14:paraId="10930CB4" w14:textId="3F7D5A44" w:rsidR="008E76E1" w:rsidRPr="00E818E4" w:rsidRDefault="008E76E1" w:rsidP="00F06881">
      <w:pPr>
        <w:pStyle w:val="ListParagraph"/>
        <w:numPr>
          <w:ilvl w:val="0"/>
          <w:numId w:val="9"/>
        </w:numPr>
        <w:ind w:left="284" w:hanging="284"/>
        <w:rPr>
          <w:lang w:val="en-US"/>
        </w:rPr>
      </w:pPr>
      <w:r w:rsidRPr="00E818E4">
        <w:rPr>
          <w:lang w:val="en-US"/>
        </w:rPr>
        <w:t xml:space="preserve">Capacity Calendar (if provided) </w:t>
      </w:r>
    </w:p>
    <w:p w14:paraId="736E5E32" w14:textId="77777777" w:rsidR="008E76E1" w:rsidRPr="00E818E4" w:rsidRDefault="008E76E1" w:rsidP="008E76E1">
      <w:pPr>
        <w:rPr>
          <w:rFonts w:asciiTheme="minorHAnsi" w:hAnsiTheme="minorHAnsi"/>
          <w:lang w:val="en-US"/>
        </w:rPr>
      </w:pPr>
    </w:p>
    <w:p w14:paraId="1C6245D8" w14:textId="768FA503" w:rsidR="00C8487C" w:rsidRPr="00E818E4" w:rsidRDefault="00DA2E8A" w:rsidP="008E76E1">
      <w:pPr>
        <w:pStyle w:val="ListParagraph"/>
        <w:numPr>
          <w:ilvl w:val="0"/>
          <w:numId w:val="10"/>
        </w:numPr>
        <w:rPr>
          <w:lang w:val="en-US"/>
        </w:rPr>
      </w:pPr>
      <w:r w:rsidRPr="00E818E4">
        <w:rPr>
          <w:lang w:val="en-US"/>
        </w:rPr>
        <w:t xml:space="preserve">The scheduler starts with reading the </w:t>
      </w:r>
      <w:r w:rsidR="00565AB1" w:rsidRPr="00E818E4">
        <w:rPr>
          <w:lang w:val="en-US"/>
        </w:rPr>
        <w:t xml:space="preserve">Jobs and </w:t>
      </w:r>
      <w:r w:rsidRPr="00E818E4">
        <w:rPr>
          <w:lang w:val="en-US"/>
        </w:rPr>
        <w:t>Machine master</w:t>
      </w:r>
      <w:r w:rsidR="009064ED" w:rsidRPr="00E818E4">
        <w:rPr>
          <w:lang w:val="en-US"/>
        </w:rPr>
        <w:t>.</w:t>
      </w:r>
      <w:r w:rsidR="009064ED" w:rsidRPr="00E818E4">
        <w:rPr>
          <w:lang w:val="en-US"/>
        </w:rPr>
        <w:br/>
      </w:r>
      <w:r w:rsidR="00565AB1" w:rsidRPr="00E818E4">
        <w:rPr>
          <w:lang w:val="en-US"/>
        </w:rPr>
        <w:t>It validates</w:t>
      </w:r>
      <w:r w:rsidR="00C8487C" w:rsidRPr="00E818E4">
        <w:rPr>
          <w:lang w:val="en-US"/>
        </w:rPr>
        <w:t xml:space="preserve"> if the machine master has any discrepancies. Then it validates if any job has machine defined which is not part of machine master</w:t>
      </w:r>
      <w:r w:rsidR="001611CE" w:rsidRPr="00E818E4">
        <w:rPr>
          <w:lang w:val="en-US"/>
        </w:rPr>
        <w:t xml:space="preserve"> (this is redundancy as t</w:t>
      </w:r>
      <w:r w:rsidR="00C8487C" w:rsidRPr="00E818E4">
        <w:rPr>
          <w:lang w:val="en-US"/>
        </w:rPr>
        <w:t xml:space="preserve">his validation is </w:t>
      </w:r>
      <w:r w:rsidR="001611CE" w:rsidRPr="00E818E4">
        <w:rPr>
          <w:lang w:val="en-US"/>
        </w:rPr>
        <w:t>also part of Data Importer)</w:t>
      </w:r>
    </w:p>
    <w:p w14:paraId="2BD48C83" w14:textId="74FC4EB2" w:rsidR="009064ED" w:rsidRPr="00E818E4" w:rsidRDefault="009064ED" w:rsidP="008E76E1">
      <w:pPr>
        <w:pStyle w:val="ListParagraph"/>
        <w:numPr>
          <w:ilvl w:val="0"/>
          <w:numId w:val="10"/>
        </w:numPr>
        <w:rPr>
          <w:lang w:val="en-US"/>
        </w:rPr>
      </w:pPr>
      <w:r w:rsidRPr="00E818E4">
        <w:rPr>
          <w:lang w:val="en-US"/>
        </w:rPr>
        <w:t xml:space="preserve">Next it generates hourly slots for each machine (no slots are generated for </w:t>
      </w:r>
      <w:r w:rsidR="00166D3E" w:rsidRPr="00E818E4">
        <w:rPr>
          <w:lang w:val="en-US"/>
        </w:rPr>
        <w:t>machines defined as TIME BUFFER only)</w:t>
      </w:r>
      <w:r w:rsidR="00166D3E" w:rsidRPr="00E818E4">
        <w:rPr>
          <w:lang w:val="en-US"/>
        </w:rPr>
        <w:br/>
        <w:t>If there is a capacity calendar given then the hourly slots</w:t>
      </w:r>
      <w:r w:rsidR="006845B8" w:rsidRPr="00E818E4">
        <w:rPr>
          <w:lang w:val="en-US"/>
        </w:rPr>
        <w:t>, then slots are based on the capacity defined</w:t>
      </w:r>
      <w:r w:rsidR="006845B8" w:rsidRPr="00E818E4">
        <w:rPr>
          <w:lang w:val="en-US"/>
        </w:rPr>
        <w:br/>
        <w:t xml:space="preserve">If the capacity calendar is not given then </w:t>
      </w:r>
      <w:r w:rsidR="00460F06" w:rsidRPr="00E818E4">
        <w:rPr>
          <w:lang w:val="en-US"/>
        </w:rPr>
        <w:t xml:space="preserve">Scheduler needs </w:t>
      </w:r>
      <w:r w:rsidR="005E7964" w:rsidRPr="00E818E4">
        <w:rPr>
          <w:lang w:val="en-US"/>
        </w:rPr>
        <w:t>shifts per day and holiday / weekend list.</w:t>
      </w:r>
    </w:p>
    <w:p w14:paraId="2F10C1E9" w14:textId="3AFAFBF3" w:rsidR="005E7964" w:rsidRPr="00E818E4" w:rsidRDefault="00EC59DA" w:rsidP="008E76E1">
      <w:pPr>
        <w:pStyle w:val="ListParagraph"/>
        <w:numPr>
          <w:ilvl w:val="0"/>
          <w:numId w:val="10"/>
        </w:numPr>
        <w:rPr>
          <w:lang w:val="en-US"/>
        </w:rPr>
      </w:pPr>
      <w:bookmarkStart w:id="3" w:name="PathGeneration"/>
      <w:r w:rsidRPr="00E818E4">
        <w:rPr>
          <w:lang w:val="en-US"/>
        </w:rPr>
        <w:t xml:space="preserve">Generate all possible routing paths for all jobs. </w:t>
      </w:r>
      <w:r w:rsidR="00F6009B" w:rsidRPr="00E818E4">
        <w:rPr>
          <w:lang w:val="en-US"/>
        </w:rPr>
        <w:t xml:space="preserve">Imagine this like project plan tasks dependency </w:t>
      </w:r>
    </w:p>
    <w:p w14:paraId="4019A76F" w14:textId="7B4459B7" w:rsidR="004D5C52" w:rsidRPr="00E818E4" w:rsidRDefault="004D5C52" w:rsidP="008E76E1">
      <w:pPr>
        <w:pStyle w:val="ListParagraph"/>
        <w:numPr>
          <w:ilvl w:val="0"/>
          <w:numId w:val="10"/>
        </w:numPr>
        <w:rPr>
          <w:lang w:val="en-US"/>
        </w:rPr>
      </w:pPr>
      <w:bookmarkStart w:id="4" w:name="LoadOnMachine"/>
      <w:bookmarkEnd w:id="3"/>
      <w:r w:rsidRPr="00E818E4">
        <w:rPr>
          <w:lang w:val="en-US"/>
        </w:rPr>
        <w:t xml:space="preserve">For sites requiring bottleneck leveling, calculate the load of jobs on each machine </w:t>
      </w:r>
      <w:r w:rsidR="002510C7" w:rsidRPr="00E818E4">
        <w:rPr>
          <w:lang w:val="en-US"/>
        </w:rPr>
        <w:t>that DO NOT have variation on defined bottleneck</w:t>
      </w:r>
      <w:bookmarkEnd w:id="4"/>
      <w:r w:rsidR="002510C7" w:rsidRPr="00E818E4">
        <w:rPr>
          <w:lang w:val="en-US"/>
        </w:rPr>
        <w:br/>
        <w:t xml:space="preserve">Example: Say Compression has 4 machines. Identify jobs that </w:t>
      </w:r>
      <w:r w:rsidR="00AC2AF7" w:rsidRPr="00E818E4">
        <w:rPr>
          <w:lang w:val="en-US"/>
        </w:rPr>
        <w:t>have only 1 machine in Compression. Machine wise sum the load</w:t>
      </w:r>
      <w:r w:rsidR="002510C7" w:rsidRPr="00E818E4">
        <w:rPr>
          <w:lang w:val="en-US"/>
        </w:rPr>
        <w:t xml:space="preserve"> </w:t>
      </w:r>
    </w:p>
    <w:p w14:paraId="438D25D2" w14:textId="6B475718" w:rsidR="00B42C43" w:rsidRPr="00E818E4" w:rsidRDefault="00B42C43" w:rsidP="008E76E1">
      <w:pPr>
        <w:pStyle w:val="ListParagraph"/>
        <w:numPr>
          <w:ilvl w:val="0"/>
          <w:numId w:val="10"/>
        </w:numPr>
        <w:rPr>
          <w:lang w:val="en-US"/>
        </w:rPr>
      </w:pPr>
      <w:r w:rsidRPr="00E818E4">
        <w:rPr>
          <w:lang w:val="en-US"/>
        </w:rPr>
        <w:t>Bottleneck Orchestrator (Site Specific</w:t>
      </w:r>
      <w:r w:rsidR="00D3069A" w:rsidRPr="00E818E4">
        <w:rPr>
          <w:lang w:val="en-US"/>
        </w:rPr>
        <w:t xml:space="preserve"> / Glenmark</w:t>
      </w:r>
      <w:r w:rsidRPr="00E818E4">
        <w:rPr>
          <w:lang w:val="en-US"/>
        </w:rPr>
        <w:t>)</w:t>
      </w:r>
      <w:r w:rsidR="00C46EC2" w:rsidRPr="00E818E4">
        <w:rPr>
          <w:lang w:val="en-US"/>
        </w:rPr>
        <w:t xml:space="preserve"> – Repeat for each bottleneck specified</w:t>
      </w:r>
    </w:p>
    <w:p w14:paraId="6114D726" w14:textId="643F4541" w:rsidR="00B42C43" w:rsidRPr="00E818E4" w:rsidRDefault="005415AD" w:rsidP="00F06881">
      <w:pPr>
        <w:pStyle w:val="ListParagraph"/>
        <w:numPr>
          <w:ilvl w:val="1"/>
          <w:numId w:val="10"/>
        </w:numPr>
        <w:ind w:left="567" w:hanging="283"/>
        <w:rPr>
          <w:lang w:val="en-US"/>
        </w:rPr>
      </w:pPr>
      <w:r w:rsidRPr="00E818E4">
        <w:rPr>
          <w:lang w:val="en-US"/>
        </w:rPr>
        <w:t>Find</w:t>
      </w:r>
      <w:r w:rsidR="00C46EC2" w:rsidRPr="00E818E4">
        <w:rPr>
          <w:lang w:val="en-US"/>
        </w:rPr>
        <w:t xml:space="preserve"> </w:t>
      </w:r>
      <w:r w:rsidRPr="00E818E4">
        <w:rPr>
          <w:lang w:val="en-US"/>
        </w:rPr>
        <w:t>all</w:t>
      </w:r>
      <w:r w:rsidR="00C46EC2" w:rsidRPr="00E818E4">
        <w:rPr>
          <w:lang w:val="en-US"/>
        </w:rPr>
        <w:t xml:space="preserve"> job passing through this</w:t>
      </w:r>
      <w:r w:rsidR="002568E9" w:rsidRPr="00E818E4">
        <w:rPr>
          <w:lang w:val="en-US"/>
        </w:rPr>
        <w:t xml:space="preserve"> bottleneck</w:t>
      </w:r>
    </w:p>
    <w:p w14:paraId="68DBCC12" w14:textId="7B6818E9" w:rsidR="00E37830" w:rsidRPr="00E818E4" w:rsidRDefault="00E37830" w:rsidP="00F06881">
      <w:pPr>
        <w:pStyle w:val="ListParagraph"/>
        <w:numPr>
          <w:ilvl w:val="1"/>
          <w:numId w:val="10"/>
        </w:numPr>
        <w:ind w:left="567" w:hanging="283"/>
        <w:rPr>
          <w:lang w:val="en-US"/>
        </w:rPr>
      </w:pPr>
      <w:r w:rsidRPr="00E818E4">
        <w:rPr>
          <w:lang w:val="en-US"/>
        </w:rPr>
        <w:t xml:space="preserve">If specified, sort the jobs </w:t>
      </w:r>
      <w:r w:rsidR="00822DB9" w:rsidRPr="00E818E4">
        <w:rPr>
          <w:lang w:val="en-US"/>
        </w:rPr>
        <w:t>with defined criteria.</w:t>
      </w:r>
      <w:r w:rsidR="00822DB9" w:rsidRPr="00E818E4">
        <w:rPr>
          <w:lang w:val="en-US"/>
        </w:rPr>
        <w:br/>
        <w:t xml:space="preserve">e.g. Glenmark GOA – first sort </w:t>
      </w:r>
      <w:r w:rsidR="00107EFA" w:rsidRPr="00E818E4">
        <w:rPr>
          <w:lang w:val="en-US"/>
        </w:rPr>
        <w:t xml:space="preserve">orders if they are Blister Packs, then sort by single machine in Compression, then Granulation, then </w:t>
      </w:r>
      <w:proofErr w:type="spellStart"/>
      <w:r w:rsidR="00107EFA" w:rsidRPr="00E818E4">
        <w:rPr>
          <w:lang w:val="en-US"/>
        </w:rPr>
        <w:t>DoFC</w:t>
      </w:r>
      <w:proofErr w:type="spellEnd"/>
      <w:r w:rsidR="00107EFA" w:rsidRPr="00E818E4">
        <w:rPr>
          <w:lang w:val="en-US"/>
        </w:rPr>
        <w:br/>
      </w:r>
      <w:r w:rsidR="00D7190E" w:rsidRPr="00E818E4">
        <w:rPr>
          <w:lang w:val="en-US"/>
        </w:rPr>
        <w:t xml:space="preserve">For SPIMACO – use the </w:t>
      </w:r>
      <w:proofErr w:type="spellStart"/>
      <w:r w:rsidR="00D7190E" w:rsidRPr="00E818E4">
        <w:rPr>
          <w:lang w:val="en-US"/>
        </w:rPr>
        <w:t>VFlow</w:t>
      </w:r>
      <w:proofErr w:type="spellEnd"/>
      <w:r w:rsidR="00D7190E" w:rsidRPr="00E818E4">
        <w:rPr>
          <w:lang w:val="en-US"/>
        </w:rPr>
        <w:t xml:space="preserve"> BPP</w:t>
      </w:r>
    </w:p>
    <w:p w14:paraId="1092A8BC" w14:textId="77777777" w:rsidR="003F5F65" w:rsidRPr="00E818E4" w:rsidRDefault="00E37830" w:rsidP="00F06881">
      <w:pPr>
        <w:pStyle w:val="ListParagraph"/>
        <w:numPr>
          <w:ilvl w:val="1"/>
          <w:numId w:val="10"/>
        </w:numPr>
        <w:ind w:left="567" w:hanging="283"/>
        <w:rPr>
          <w:lang w:val="en-US"/>
        </w:rPr>
      </w:pPr>
      <w:bookmarkStart w:id="5" w:name="BottleneckOrchestratorLoop"/>
      <w:r w:rsidRPr="00E818E4">
        <w:rPr>
          <w:lang w:val="en-US"/>
        </w:rPr>
        <w:t>For each participating machine</w:t>
      </w:r>
      <w:r w:rsidR="00D7190E" w:rsidRPr="00E818E4">
        <w:rPr>
          <w:lang w:val="en-US"/>
        </w:rPr>
        <w:t xml:space="preserve">, identify the </w:t>
      </w:r>
      <w:r w:rsidR="001A63DA" w:rsidRPr="00E818E4">
        <w:rPr>
          <w:lang w:val="en-US"/>
        </w:rPr>
        <w:t>start and end time based on the FREE hourly slots</w:t>
      </w:r>
      <w:bookmarkEnd w:id="5"/>
      <w:r w:rsidR="003F5F65" w:rsidRPr="00E818E4">
        <w:rPr>
          <w:lang w:val="en-US"/>
        </w:rPr>
        <w:t xml:space="preserve">. </w:t>
      </w:r>
    </w:p>
    <w:p w14:paraId="72AF2F40" w14:textId="7C5F2980" w:rsidR="00991E51" w:rsidRPr="00E818E4" w:rsidRDefault="0023090F" w:rsidP="00991E51">
      <w:pPr>
        <w:pStyle w:val="ListParagraph"/>
        <w:numPr>
          <w:ilvl w:val="1"/>
          <w:numId w:val="10"/>
        </w:numPr>
        <w:ind w:left="567" w:hanging="283"/>
        <w:rPr>
          <w:lang w:val="en-US"/>
        </w:rPr>
      </w:pPr>
      <w:r w:rsidRPr="00E818E4">
        <w:rPr>
          <w:lang w:val="en-US"/>
        </w:rPr>
        <w:t xml:space="preserve">Block </w:t>
      </w:r>
      <w:proofErr w:type="spellStart"/>
      <w:r w:rsidRPr="00E818E4">
        <w:rPr>
          <w:lang w:val="en-US"/>
        </w:rPr>
        <w:t>typeA</w:t>
      </w:r>
      <w:proofErr w:type="spellEnd"/>
      <w:r w:rsidRPr="00E818E4">
        <w:rPr>
          <w:lang w:val="en-US"/>
        </w:rPr>
        <w:t xml:space="preserve"> / </w:t>
      </w:r>
      <w:proofErr w:type="spellStart"/>
      <w:r w:rsidRPr="00E818E4">
        <w:rPr>
          <w:lang w:val="en-US"/>
        </w:rPr>
        <w:t>typeB</w:t>
      </w:r>
      <w:proofErr w:type="spellEnd"/>
      <w:r w:rsidRPr="00E818E4">
        <w:rPr>
          <w:lang w:val="en-US"/>
        </w:rPr>
        <w:t xml:space="preserve"> CO</w:t>
      </w:r>
      <w:r w:rsidR="005415AD" w:rsidRPr="00E818E4">
        <w:rPr>
          <w:lang w:val="en-US"/>
        </w:rPr>
        <w:t>’s</w:t>
      </w:r>
    </w:p>
    <w:p w14:paraId="0FA92D96" w14:textId="510770DA" w:rsidR="00991E51" w:rsidRPr="00E818E4" w:rsidRDefault="00991E51" w:rsidP="00F06881">
      <w:pPr>
        <w:pStyle w:val="ListParagraph"/>
        <w:numPr>
          <w:ilvl w:val="1"/>
          <w:numId w:val="10"/>
        </w:numPr>
        <w:ind w:left="567" w:hanging="283"/>
        <w:rPr>
          <w:lang w:val="en-US"/>
        </w:rPr>
      </w:pPr>
      <w:r w:rsidRPr="00E818E4">
        <w:rPr>
          <w:lang w:val="en-US"/>
        </w:rPr>
        <w:t>Select the machine which has</w:t>
      </w:r>
    </w:p>
    <w:p w14:paraId="6C602376" w14:textId="20E6D46D" w:rsidR="00991E51" w:rsidRPr="00E818E4" w:rsidRDefault="00D3069A" w:rsidP="00991E51">
      <w:pPr>
        <w:pStyle w:val="ListParagraph"/>
        <w:numPr>
          <w:ilvl w:val="2"/>
          <w:numId w:val="10"/>
        </w:numPr>
        <w:ind w:left="851" w:hanging="142"/>
        <w:rPr>
          <w:lang w:val="en-US"/>
        </w:rPr>
      </w:pPr>
      <w:r w:rsidRPr="00E818E4">
        <w:rPr>
          <w:lang w:val="en-US"/>
        </w:rPr>
        <w:t>Earliest Start</w:t>
      </w:r>
    </w:p>
    <w:p w14:paraId="34A60A8B" w14:textId="18F07F5C" w:rsidR="00D3069A" w:rsidRPr="00E818E4" w:rsidRDefault="00D3069A" w:rsidP="00991E51">
      <w:pPr>
        <w:pStyle w:val="ListParagraph"/>
        <w:numPr>
          <w:ilvl w:val="2"/>
          <w:numId w:val="10"/>
        </w:numPr>
        <w:ind w:left="851" w:hanging="142"/>
        <w:rPr>
          <w:lang w:val="en-US"/>
        </w:rPr>
      </w:pPr>
      <w:r w:rsidRPr="00E818E4">
        <w:rPr>
          <w:lang w:val="en-US"/>
        </w:rPr>
        <w:t>Less load</w:t>
      </w:r>
      <w:r w:rsidR="00917D7E" w:rsidRPr="00E818E4">
        <w:rPr>
          <w:lang w:val="en-US"/>
        </w:rPr>
        <w:t xml:space="preserve"> (calculated in </w:t>
      </w:r>
      <w:hyperlink w:anchor="LoadOnMachine" w:history="1">
        <w:r w:rsidR="00917D7E" w:rsidRPr="00E818E4">
          <w:rPr>
            <w:rStyle w:val="Hyperlink"/>
            <w:lang w:val="en-US"/>
          </w:rPr>
          <w:t>step 4 above</w:t>
        </w:r>
      </w:hyperlink>
      <w:r w:rsidR="00917D7E" w:rsidRPr="00E818E4">
        <w:rPr>
          <w:lang w:val="en-US"/>
        </w:rPr>
        <w:t>)</w:t>
      </w:r>
    </w:p>
    <w:p w14:paraId="49E35D27" w14:textId="67B1BA25" w:rsidR="004D1D18" w:rsidRPr="00E818E4" w:rsidRDefault="004D1D18" w:rsidP="00F06881">
      <w:pPr>
        <w:pStyle w:val="ListParagraph"/>
        <w:numPr>
          <w:ilvl w:val="1"/>
          <w:numId w:val="10"/>
        </w:numPr>
        <w:ind w:left="567" w:hanging="283"/>
        <w:rPr>
          <w:lang w:val="en-US"/>
        </w:rPr>
      </w:pPr>
      <w:r w:rsidRPr="00E818E4">
        <w:rPr>
          <w:lang w:val="en-US"/>
        </w:rPr>
        <w:t xml:space="preserve">On the selected machine, reduce the </w:t>
      </w:r>
      <w:r w:rsidR="0032762D" w:rsidRPr="00E818E4">
        <w:rPr>
          <w:lang w:val="en-US"/>
        </w:rPr>
        <w:t xml:space="preserve">calculated </w:t>
      </w:r>
      <w:r w:rsidRPr="00E818E4">
        <w:rPr>
          <w:lang w:val="en-US"/>
        </w:rPr>
        <w:t xml:space="preserve">load </w:t>
      </w:r>
      <w:r w:rsidR="0032762D" w:rsidRPr="00E818E4">
        <w:rPr>
          <w:lang w:val="en-US"/>
        </w:rPr>
        <w:t>by touch time of this job on this machine</w:t>
      </w:r>
      <w:r w:rsidR="00160B1D" w:rsidRPr="00E818E4">
        <w:rPr>
          <w:lang w:val="en-US"/>
        </w:rPr>
        <w:br/>
        <w:t xml:space="preserve">Also mark the time slot on the selected machine as </w:t>
      </w:r>
      <w:r w:rsidR="00EF3AD9" w:rsidRPr="00E818E4">
        <w:rPr>
          <w:lang w:val="en-US"/>
        </w:rPr>
        <w:t>OCCUPIED-</w:t>
      </w:r>
      <w:proofErr w:type="spellStart"/>
      <w:r w:rsidR="00EF3AD9" w:rsidRPr="00E818E4">
        <w:rPr>
          <w:lang w:val="en-US"/>
        </w:rPr>
        <w:t>Job</w:t>
      </w:r>
      <w:r w:rsidR="0040420F" w:rsidRPr="00E818E4">
        <w:rPr>
          <w:lang w:val="en-US"/>
        </w:rPr>
        <w:t>xx</w:t>
      </w:r>
      <w:proofErr w:type="spellEnd"/>
    </w:p>
    <w:p w14:paraId="6FD71CB1" w14:textId="045B0817" w:rsidR="00810FAF" w:rsidRPr="00E818E4" w:rsidRDefault="00810FAF" w:rsidP="00F06881">
      <w:pPr>
        <w:pStyle w:val="ListParagraph"/>
        <w:numPr>
          <w:ilvl w:val="1"/>
          <w:numId w:val="10"/>
        </w:numPr>
        <w:ind w:left="567" w:hanging="283"/>
        <w:rPr>
          <w:lang w:val="en-US"/>
        </w:rPr>
      </w:pPr>
      <w:r w:rsidRPr="00E818E4">
        <w:rPr>
          <w:lang w:val="en-US"/>
        </w:rPr>
        <w:t>If the job had more than 1 machines available, replace them by selected machine</w:t>
      </w:r>
    </w:p>
    <w:p w14:paraId="28F1C686" w14:textId="056E7A3D" w:rsidR="00991E51" w:rsidRPr="00E818E4" w:rsidRDefault="000502EF" w:rsidP="00F06881">
      <w:pPr>
        <w:pStyle w:val="ListParagraph"/>
        <w:numPr>
          <w:ilvl w:val="1"/>
          <w:numId w:val="10"/>
        </w:numPr>
        <w:ind w:left="567" w:hanging="283"/>
        <w:rPr>
          <w:lang w:val="en-US"/>
        </w:rPr>
      </w:pPr>
      <w:r w:rsidRPr="00E818E4">
        <w:rPr>
          <w:lang w:val="en-US"/>
        </w:rPr>
        <w:t xml:space="preserve">Take next job and </w:t>
      </w:r>
      <w:hyperlink w:anchor="BottleneckOrchestratorLoop" w:history="1">
        <w:r w:rsidR="00D456AE" w:rsidRPr="00E818E4">
          <w:rPr>
            <w:rStyle w:val="Hyperlink"/>
            <w:lang w:val="en-US"/>
          </w:rPr>
          <w:t>g</w:t>
        </w:r>
        <w:r w:rsidR="00991E51" w:rsidRPr="00E818E4">
          <w:rPr>
            <w:rStyle w:val="Hyperlink"/>
            <w:lang w:val="en-US"/>
          </w:rPr>
          <w:t>o to step 5c</w:t>
        </w:r>
      </w:hyperlink>
      <w:r w:rsidR="006A24D5" w:rsidRPr="00E818E4">
        <w:rPr>
          <w:lang w:val="en-US"/>
        </w:rPr>
        <w:t xml:space="preserve"> till all jobs </w:t>
      </w:r>
      <w:r w:rsidR="00824792" w:rsidRPr="00E818E4">
        <w:rPr>
          <w:lang w:val="en-US"/>
        </w:rPr>
        <w:t xml:space="preserve">on this bottleneck </w:t>
      </w:r>
      <w:r w:rsidR="006A24D5" w:rsidRPr="00E818E4">
        <w:rPr>
          <w:lang w:val="en-US"/>
        </w:rPr>
        <w:t>are over</w:t>
      </w:r>
    </w:p>
    <w:p w14:paraId="522AAED6" w14:textId="158EFA03" w:rsidR="00BA2A8D" w:rsidRPr="00E818E4" w:rsidRDefault="00BA2A8D" w:rsidP="00F06881">
      <w:pPr>
        <w:pStyle w:val="ListParagraph"/>
        <w:numPr>
          <w:ilvl w:val="1"/>
          <w:numId w:val="10"/>
        </w:numPr>
        <w:ind w:left="567" w:hanging="283"/>
        <w:rPr>
          <w:lang w:val="en-US"/>
        </w:rPr>
      </w:pPr>
      <w:r w:rsidRPr="00E818E4">
        <w:rPr>
          <w:lang w:val="en-US"/>
        </w:rPr>
        <w:t>Repeat this entire process for other bottlenecks</w:t>
      </w:r>
    </w:p>
    <w:p w14:paraId="6DD2354C" w14:textId="54CA50EA" w:rsidR="001611CE" w:rsidRPr="00E818E4" w:rsidRDefault="00BA2A8D" w:rsidP="008F2FB7">
      <w:pPr>
        <w:pStyle w:val="ListParagraph"/>
        <w:keepNext/>
        <w:keepLines/>
        <w:numPr>
          <w:ilvl w:val="0"/>
          <w:numId w:val="10"/>
        </w:numPr>
        <w:rPr>
          <w:lang w:val="en-US"/>
        </w:rPr>
      </w:pPr>
      <w:r w:rsidRPr="00E818E4">
        <w:rPr>
          <w:lang w:val="en-US"/>
        </w:rPr>
        <w:lastRenderedPageBreak/>
        <w:t>Main Orchestrator</w:t>
      </w:r>
      <w:r w:rsidR="00F85C91" w:rsidRPr="00E818E4">
        <w:rPr>
          <w:lang w:val="en-US"/>
        </w:rPr>
        <w:t xml:space="preserve"> (</w:t>
      </w:r>
      <w:r w:rsidR="00F85C91" w:rsidRPr="00E818E4">
        <w:rPr>
          <w:b/>
          <w:bCs/>
          <w:lang w:val="en-US"/>
        </w:rPr>
        <w:t>Site specific</w:t>
      </w:r>
      <w:r w:rsidR="00F85C91" w:rsidRPr="00E818E4">
        <w:rPr>
          <w:lang w:val="en-US"/>
        </w:rPr>
        <w:t>)</w:t>
      </w:r>
      <w:r w:rsidR="008F2FB7" w:rsidRPr="00E818E4">
        <w:rPr>
          <w:lang w:val="en-US"/>
        </w:rPr>
        <w:t>: Here we will schedule all jobs</w:t>
      </w:r>
      <w:r w:rsidR="008F2FB7" w:rsidRPr="00E818E4">
        <w:rPr>
          <w:lang w:val="en-US"/>
        </w:rPr>
        <w:br/>
      </w:r>
      <w:r w:rsidR="00C4307D" w:rsidRPr="00E818E4">
        <w:rPr>
          <w:lang w:val="en-US"/>
        </w:rPr>
        <w:t>For different sites, you can have different ways to orchestrate</w:t>
      </w:r>
      <w:r w:rsidR="00C4307D" w:rsidRPr="00E818E4">
        <w:rPr>
          <w:lang w:val="en-US"/>
        </w:rPr>
        <w:br/>
        <w:t xml:space="preserve">Option1: </w:t>
      </w:r>
      <w:r w:rsidR="00026974" w:rsidRPr="00E818E4">
        <w:rPr>
          <w:lang w:val="en-US"/>
        </w:rPr>
        <w:t>Schedule a job from first operation to last operation</w:t>
      </w:r>
      <w:r w:rsidR="00026974" w:rsidRPr="00E818E4">
        <w:rPr>
          <w:lang w:val="en-US"/>
        </w:rPr>
        <w:br/>
      </w:r>
      <w:r w:rsidR="00F85C91" w:rsidRPr="00E818E4">
        <w:rPr>
          <w:lang w:val="en-US"/>
        </w:rPr>
        <w:br/>
      </w:r>
      <w:r w:rsidR="00026974" w:rsidRPr="00E818E4">
        <w:rPr>
          <w:lang w:val="en-US"/>
        </w:rPr>
        <w:t xml:space="preserve">Option2: </w:t>
      </w:r>
      <w:r w:rsidR="003F6BCD" w:rsidRPr="00E818E4">
        <w:rPr>
          <w:lang w:val="en-US"/>
        </w:rPr>
        <w:t xml:space="preserve">Schedule all </w:t>
      </w:r>
      <w:r w:rsidR="005C6E83" w:rsidRPr="00E818E4">
        <w:rPr>
          <w:lang w:val="en-US"/>
        </w:rPr>
        <w:t>jobs</w:t>
      </w:r>
      <w:r w:rsidR="003F6BCD" w:rsidRPr="00E818E4">
        <w:rPr>
          <w:lang w:val="en-US"/>
        </w:rPr>
        <w:t xml:space="preserve"> on first operation and then keep moving till last operation (For this operation sequence</w:t>
      </w:r>
      <w:r w:rsidR="008877BE" w:rsidRPr="00E818E4">
        <w:rPr>
          <w:lang w:val="en-US"/>
        </w:rPr>
        <w:t xml:space="preserve"> at workstation level</w:t>
      </w:r>
      <w:r w:rsidR="003F6BCD" w:rsidRPr="00E818E4">
        <w:rPr>
          <w:lang w:val="en-US"/>
        </w:rPr>
        <w:t xml:space="preserve"> MUST </w:t>
      </w:r>
      <w:r w:rsidR="00EF7F6F" w:rsidRPr="00E818E4">
        <w:rPr>
          <w:lang w:val="en-US"/>
        </w:rPr>
        <w:t>be same for all jobs</w:t>
      </w:r>
      <w:r w:rsidR="008877BE" w:rsidRPr="00E818E4">
        <w:rPr>
          <w:lang w:val="en-US"/>
        </w:rPr>
        <w:t xml:space="preserve"> e.g. </w:t>
      </w:r>
      <w:r w:rsidR="008877BE" w:rsidRPr="00E818E4">
        <w:rPr>
          <w:sz w:val="21"/>
          <w:szCs w:val="21"/>
          <w:lang w:val="en-US"/>
        </w:rPr>
        <w:t>Granulation-&gt;Blending-&gt;Compression-&gt;Coating/Filling-&gt; Packing</w:t>
      </w:r>
      <w:r w:rsidR="008877BE" w:rsidRPr="00E818E4">
        <w:rPr>
          <w:lang w:val="en-US"/>
        </w:rPr>
        <w:t>. A</w:t>
      </w:r>
      <w:r w:rsidR="00EF7F6F" w:rsidRPr="00E818E4">
        <w:rPr>
          <w:lang w:val="en-US"/>
        </w:rPr>
        <w:t>lso</w:t>
      </w:r>
      <w:r w:rsidR="00DF0EDB" w:rsidRPr="00E818E4">
        <w:rPr>
          <w:lang w:val="en-US"/>
        </w:rPr>
        <w:t>,</w:t>
      </w:r>
      <w:r w:rsidR="00EF7F6F" w:rsidRPr="00E818E4">
        <w:rPr>
          <w:lang w:val="en-US"/>
        </w:rPr>
        <w:t xml:space="preserve"> CANNOT have jobs having same operation twice)</w:t>
      </w:r>
      <w:r w:rsidR="00EF7F6F" w:rsidRPr="00E818E4">
        <w:rPr>
          <w:lang w:val="en-US"/>
        </w:rPr>
        <w:br/>
      </w:r>
      <w:r w:rsidR="00F85C91" w:rsidRPr="00E818E4">
        <w:rPr>
          <w:lang w:val="en-US"/>
        </w:rPr>
        <w:br/>
      </w:r>
      <w:r w:rsidR="00EF7F6F" w:rsidRPr="00E818E4">
        <w:rPr>
          <w:lang w:val="en-US"/>
        </w:rPr>
        <w:t xml:space="preserve">Option 3: Combination of 1 and 2 – some jobs </w:t>
      </w:r>
      <w:r w:rsidR="00DC4C17" w:rsidRPr="00E818E4">
        <w:rPr>
          <w:lang w:val="en-US"/>
        </w:rPr>
        <w:t xml:space="preserve">take option1 while others take option2. Example: SFG’s will do option1 and FG </w:t>
      </w:r>
      <w:r w:rsidR="00F85C91" w:rsidRPr="00E818E4">
        <w:rPr>
          <w:lang w:val="en-US"/>
        </w:rPr>
        <w:t>will do option2</w:t>
      </w:r>
      <w:r w:rsidR="00B72684" w:rsidRPr="00E818E4">
        <w:rPr>
          <w:lang w:val="en-US"/>
        </w:rPr>
        <w:t xml:space="preserve"> (Probably Glenmark Indore may be configured this way</w:t>
      </w:r>
      <w:r w:rsidR="00153E3E" w:rsidRPr="00E818E4">
        <w:rPr>
          <w:lang w:val="en-US"/>
        </w:rPr>
        <w:t xml:space="preserve"> – </w:t>
      </w:r>
      <w:r w:rsidR="00153E3E" w:rsidRPr="00E818E4">
        <w:rPr>
          <w:u w:val="single"/>
          <w:lang w:val="en-US"/>
        </w:rPr>
        <w:t xml:space="preserve">one SFG goes in multiple </w:t>
      </w:r>
      <w:r w:rsidR="003156DE" w:rsidRPr="00E818E4">
        <w:rPr>
          <w:u w:val="single"/>
          <w:lang w:val="en-US"/>
        </w:rPr>
        <w:t>FG’s AND multiple SFG’s can go in SINGLE FG</w:t>
      </w:r>
      <w:r w:rsidR="00B72684" w:rsidRPr="00E818E4">
        <w:rPr>
          <w:lang w:val="en-US"/>
        </w:rPr>
        <w:t>)</w:t>
      </w:r>
      <w:r w:rsidR="00465FEE" w:rsidRPr="00E818E4">
        <w:rPr>
          <w:lang w:val="en-US"/>
        </w:rPr>
        <w:br/>
      </w:r>
      <w:r w:rsidR="00465FEE" w:rsidRPr="00E818E4">
        <w:rPr>
          <w:b/>
          <w:lang w:val="en-US"/>
        </w:rPr>
        <w:t>Caution</w:t>
      </w:r>
      <w:r w:rsidR="00465FEE" w:rsidRPr="00E818E4">
        <w:rPr>
          <w:lang w:val="en-US"/>
        </w:rPr>
        <w:t xml:space="preserve">: </w:t>
      </w:r>
      <w:r w:rsidR="00261C90" w:rsidRPr="00E818E4">
        <w:rPr>
          <w:lang w:val="en-US"/>
        </w:rPr>
        <w:t xml:space="preserve">The two set of job’s cannot share the </w:t>
      </w:r>
      <w:r w:rsidR="008C0DA5" w:rsidRPr="00E818E4">
        <w:rPr>
          <w:lang w:val="en-US"/>
        </w:rPr>
        <w:t>workstations – meaning if Option1 contains Granulation-&gt;Blending-&gt;Compression and Option 2 contains Coating/Filling-&gt; Packing this can be used. If there is an overlap DO NOT TRY USING THIS.</w:t>
      </w:r>
      <w:r w:rsidR="00F85C91" w:rsidRPr="00E818E4">
        <w:rPr>
          <w:lang w:val="en-US"/>
        </w:rPr>
        <w:br/>
      </w:r>
      <w:r w:rsidR="00F85C91" w:rsidRPr="00E818E4">
        <w:rPr>
          <w:lang w:val="en-US"/>
        </w:rPr>
        <w:br/>
        <w:t xml:space="preserve">The main consideration for this choice is HOW the jobs are defined versus individual batches. E.g. in SPIMACO each SFG </w:t>
      </w:r>
      <w:r w:rsidR="00F85C91" w:rsidRPr="00E818E4">
        <w:rPr>
          <w:u w:val="single"/>
          <w:lang w:val="en-US"/>
        </w:rPr>
        <w:t>batch is tied to</w:t>
      </w:r>
      <w:r w:rsidR="00F85C91" w:rsidRPr="00E818E4">
        <w:rPr>
          <w:lang w:val="en-US"/>
        </w:rPr>
        <w:t xml:space="preserve"> FG so using Option1</w:t>
      </w:r>
      <w:r w:rsidR="00F85C91" w:rsidRPr="00E818E4">
        <w:rPr>
          <w:lang w:val="en-US"/>
        </w:rPr>
        <w:br/>
      </w:r>
    </w:p>
    <w:p w14:paraId="659989F5" w14:textId="4DA2C43E" w:rsidR="00BA2A8D" w:rsidRPr="00E818E4" w:rsidRDefault="00AD2C27" w:rsidP="008F2FB7">
      <w:pPr>
        <w:pStyle w:val="ListParagraph"/>
        <w:keepNext/>
        <w:keepLines/>
        <w:numPr>
          <w:ilvl w:val="1"/>
          <w:numId w:val="10"/>
        </w:numPr>
        <w:ind w:left="567" w:hanging="283"/>
        <w:rPr>
          <w:lang w:val="en-US"/>
        </w:rPr>
      </w:pPr>
      <w:r w:rsidRPr="00E818E4">
        <w:rPr>
          <w:lang w:val="en-US"/>
        </w:rPr>
        <w:t xml:space="preserve">Option 1 </w:t>
      </w:r>
      <w:r w:rsidR="000A6134" w:rsidRPr="00E818E4">
        <w:rPr>
          <w:lang w:val="en-US"/>
        </w:rPr>
        <w:t>“</w:t>
      </w:r>
      <w:r w:rsidRPr="00E818E4">
        <w:rPr>
          <w:lang w:val="en-US"/>
        </w:rPr>
        <w:t>loop</w:t>
      </w:r>
      <w:r w:rsidR="000A6134" w:rsidRPr="00E818E4">
        <w:rPr>
          <w:lang w:val="en-US"/>
        </w:rPr>
        <w:t>”</w:t>
      </w:r>
      <w:r w:rsidR="00C33F70" w:rsidRPr="00E818E4">
        <w:rPr>
          <w:lang w:val="en-US"/>
        </w:rPr>
        <w:t xml:space="preserve"> – </w:t>
      </w:r>
      <w:r w:rsidR="000A6134" w:rsidRPr="00E818E4">
        <w:rPr>
          <w:lang w:val="en-US"/>
        </w:rPr>
        <w:t>3</w:t>
      </w:r>
      <w:r w:rsidR="00C33F70" w:rsidRPr="00E818E4">
        <w:rPr>
          <w:lang w:val="en-US"/>
        </w:rPr>
        <w:t xml:space="preserve"> passes</w:t>
      </w:r>
      <w:r w:rsidR="000A6134" w:rsidRPr="00E818E4">
        <w:rPr>
          <w:lang w:val="en-US"/>
        </w:rPr>
        <w:t xml:space="preserve"> </w:t>
      </w:r>
      <w:r w:rsidR="00C33F70" w:rsidRPr="00E818E4">
        <w:rPr>
          <w:lang w:val="en-US"/>
        </w:rPr>
        <w:br/>
        <w:t>There are cases where gaps will get created due to arrival time on subsequent operation.</w:t>
      </w:r>
      <w:r w:rsidR="000D3B9E" w:rsidRPr="00E818E4">
        <w:rPr>
          <w:lang w:val="en-US"/>
        </w:rPr>
        <w:t xml:space="preserve"> This MAY be an issue in some assignments (e.g. Glenmark GOA</w:t>
      </w:r>
      <w:r w:rsidR="0025036A" w:rsidRPr="00E818E4">
        <w:rPr>
          <w:lang w:val="en-US"/>
        </w:rPr>
        <w:t xml:space="preserve"> where one job has 8 batches and other with lower priority </w:t>
      </w:r>
      <w:r w:rsidR="00021B59" w:rsidRPr="00E818E4">
        <w:rPr>
          <w:lang w:val="en-US"/>
        </w:rPr>
        <w:t>has 1 batch</w:t>
      </w:r>
      <w:r w:rsidR="00A12974" w:rsidRPr="00E818E4">
        <w:rPr>
          <w:lang w:val="en-US"/>
        </w:rPr>
        <w:t>). In th</w:t>
      </w:r>
      <w:r w:rsidR="00021B59" w:rsidRPr="00E818E4">
        <w:rPr>
          <w:lang w:val="en-US"/>
        </w:rPr>
        <w:t>ese</w:t>
      </w:r>
      <w:r w:rsidR="00A12974" w:rsidRPr="00E818E4">
        <w:rPr>
          <w:lang w:val="en-US"/>
        </w:rPr>
        <w:t xml:space="preserve"> assignments, we may temporarily reject a schedule and sequence </w:t>
      </w:r>
      <w:r w:rsidR="0025036A" w:rsidRPr="00E818E4">
        <w:rPr>
          <w:lang w:val="en-US"/>
        </w:rPr>
        <w:t>the</w:t>
      </w:r>
      <w:r w:rsidR="00A12974" w:rsidRPr="00E818E4">
        <w:rPr>
          <w:lang w:val="en-US"/>
        </w:rPr>
        <w:t xml:space="preserve"> job later</w:t>
      </w:r>
      <w:r w:rsidR="0025036A" w:rsidRPr="00E818E4">
        <w:rPr>
          <w:lang w:val="en-US"/>
        </w:rPr>
        <w:t xml:space="preserve"> to give opportunity </w:t>
      </w:r>
      <w:r w:rsidR="00021B59" w:rsidRPr="00E818E4">
        <w:rPr>
          <w:lang w:val="en-US"/>
        </w:rPr>
        <w:t>hence the two passes.</w:t>
      </w:r>
      <w:r w:rsidR="00021B59" w:rsidRPr="00E818E4">
        <w:rPr>
          <w:lang w:val="en-US"/>
        </w:rPr>
        <w:br/>
        <w:t>Ajanta / SPIMACO do not have this problem.</w:t>
      </w:r>
    </w:p>
    <w:p w14:paraId="6EAB1B7A" w14:textId="2EC5CFAA" w:rsidR="00DA2E8A" w:rsidRPr="00E818E4" w:rsidRDefault="00DA170C" w:rsidP="008E76E1">
      <w:pPr>
        <w:pStyle w:val="ListParagraph"/>
        <w:numPr>
          <w:ilvl w:val="2"/>
          <w:numId w:val="10"/>
        </w:numPr>
        <w:ind w:left="851" w:hanging="142"/>
        <w:rPr>
          <w:lang w:val="en-US"/>
        </w:rPr>
      </w:pPr>
      <w:r w:rsidRPr="00E818E4">
        <w:rPr>
          <w:lang w:val="en-US"/>
        </w:rPr>
        <w:t xml:space="preserve">Take </w:t>
      </w:r>
      <w:r w:rsidR="00145CCE" w:rsidRPr="00E818E4">
        <w:rPr>
          <w:lang w:val="en-US"/>
        </w:rPr>
        <w:t>available</w:t>
      </w:r>
      <w:r w:rsidRPr="00E818E4">
        <w:rPr>
          <w:lang w:val="en-US"/>
        </w:rPr>
        <w:t xml:space="preserve"> job from the priority</w:t>
      </w:r>
      <w:r w:rsidR="00145CCE" w:rsidRPr="00E818E4">
        <w:rPr>
          <w:lang w:val="en-US"/>
        </w:rPr>
        <w:t xml:space="preserve"> sorted list</w:t>
      </w:r>
      <w:r w:rsidR="00711DE3" w:rsidRPr="00E818E4">
        <w:rPr>
          <w:lang w:val="en-US"/>
        </w:rPr>
        <w:t xml:space="preserve"> (ignore failed jobs)</w:t>
      </w:r>
    </w:p>
    <w:p w14:paraId="3C7165A0" w14:textId="17B8A066" w:rsidR="006718C1" w:rsidRPr="00E818E4" w:rsidRDefault="006718C1" w:rsidP="006718C1">
      <w:pPr>
        <w:pStyle w:val="ListParagraph"/>
        <w:numPr>
          <w:ilvl w:val="3"/>
          <w:numId w:val="10"/>
        </w:numPr>
        <w:ind w:left="1134" w:hanging="283"/>
        <w:rPr>
          <w:lang w:val="en-US"/>
        </w:rPr>
      </w:pPr>
      <w:r w:rsidRPr="00E818E4">
        <w:rPr>
          <w:lang w:val="en-US"/>
        </w:rPr>
        <w:t>If you are in 1</w:t>
      </w:r>
      <w:r w:rsidRPr="00E818E4">
        <w:rPr>
          <w:vertAlign w:val="superscript"/>
          <w:lang w:val="en-US"/>
        </w:rPr>
        <w:t>st</w:t>
      </w:r>
      <w:r w:rsidRPr="00E818E4">
        <w:rPr>
          <w:lang w:val="en-US"/>
        </w:rPr>
        <w:t xml:space="preserve"> PASS, then set the ACCEPTABLE FREE SLOTS to some number (say 12 hours for Glenmark Goa)</w:t>
      </w:r>
    </w:p>
    <w:p w14:paraId="20687552" w14:textId="77777777" w:rsidR="006718C1" w:rsidRPr="00E818E4" w:rsidRDefault="006718C1" w:rsidP="006718C1">
      <w:pPr>
        <w:pStyle w:val="ListParagraph"/>
        <w:numPr>
          <w:ilvl w:val="3"/>
          <w:numId w:val="10"/>
        </w:numPr>
        <w:ind w:left="1134" w:hanging="283"/>
        <w:rPr>
          <w:lang w:val="en-US"/>
        </w:rPr>
      </w:pPr>
      <w:r w:rsidRPr="00E818E4">
        <w:rPr>
          <w:lang w:val="en-US"/>
        </w:rPr>
        <w:t>If you are in 2</w:t>
      </w:r>
      <w:r w:rsidRPr="00E818E4">
        <w:rPr>
          <w:vertAlign w:val="superscript"/>
          <w:lang w:val="en-US"/>
        </w:rPr>
        <w:t>nd</w:t>
      </w:r>
      <w:r w:rsidRPr="00E818E4">
        <w:rPr>
          <w:lang w:val="en-US"/>
        </w:rPr>
        <w:t xml:space="preserve"> PASS, then double then ACCEPTABLE FREE SLOTS</w:t>
      </w:r>
    </w:p>
    <w:p w14:paraId="219D2240" w14:textId="39C36642" w:rsidR="006718C1" w:rsidRPr="00E818E4" w:rsidRDefault="006718C1" w:rsidP="006718C1">
      <w:pPr>
        <w:pStyle w:val="ListParagraph"/>
        <w:numPr>
          <w:ilvl w:val="3"/>
          <w:numId w:val="10"/>
        </w:numPr>
        <w:ind w:left="1134" w:hanging="283"/>
        <w:rPr>
          <w:lang w:val="en-US"/>
        </w:rPr>
      </w:pPr>
      <w:r w:rsidRPr="00E818E4">
        <w:rPr>
          <w:lang w:val="en-US"/>
        </w:rPr>
        <w:t>If you are in 3</w:t>
      </w:r>
      <w:r w:rsidRPr="00E818E4">
        <w:rPr>
          <w:vertAlign w:val="superscript"/>
          <w:lang w:val="en-US"/>
        </w:rPr>
        <w:t>rd</w:t>
      </w:r>
      <w:r w:rsidRPr="00E818E4">
        <w:rPr>
          <w:lang w:val="en-US"/>
        </w:rPr>
        <w:t xml:space="preserve"> PASS, set the ACCEPTABLE FREE SLOTS to ZERO (0) </w:t>
      </w:r>
      <w:r w:rsidR="001201BE" w:rsidRPr="00E818E4">
        <w:rPr>
          <w:lang w:val="en-US"/>
        </w:rPr>
        <w:t>– this check will NOT be performed – this is the final chance for job to be scheduled.</w:t>
      </w:r>
    </w:p>
    <w:p w14:paraId="5AF4DF3B" w14:textId="0CB0C1AD" w:rsidR="00711DE3" w:rsidRPr="00E818E4" w:rsidRDefault="00CC7893" w:rsidP="008E76E1">
      <w:pPr>
        <w:pStyle w:val="ListParagraph"/>
        <w:numPr>
          <w:ilvl w:val="2"/>
          <w:numId w:val="10"/>
        </w:numPr>
        <w:ind w:left="851" w:hanging="142"/>
        <w:rPr>
          <w:lang w:val="en-US"/>
        </w:rPr>
      </w:pPr>
      <w:r w:rsidRPr="00E818E4">
        <w:rPr>
          <w:lang w:val="en-US"/>
        </w:rPr>
        <w:t xml:space="preserve">Get the </w:t>
      </w:r>
      <w:hyperlink w:anchor="AlgoDeepDive" w:history="1">
        <w:r w:rsidR="008877BE" w:rsidRPr="00E818E4">
          <w:rPr>
            <w:rStyle w:val="Hyperlink"/>
            <w:lang w:val="en-US"/>
          </w:rPr>
          <w:t>Core Scheduler algo</w:t>
        </w:r>
        <w:r w:rsidR="00B72684" w:rsidRPr="00E818E4">
          <w:rPr>
            <w:rStyle w:val="Hyperlink"/>
            <w:lang w:val="en-US"/>
          </w:rPr>
          <w:t>rithm</w:t>
        </w:r>
      </w:hyperlink>
      <w:r w:rsidR="008877BE" w:rsidRPr="00E818E4">
        <w:rPr>
          <w:lang w:val="en-US"/>
        </w:rPr>
        <w:t xml:space="preserve"> to try and </w:t>
      </w:r>
      <w:r w:rsidR="00B72684" w:rsidRPr="00E818E4">
        <w:rPr>
          <w:lang w:val="en-US"/>
        </w:rPr>
        <w:t xml:space="preserve">schedule the </w:t>
      </w:r>
      <w:r w:rsidRPr="00E818E4">
        <w:rPr>
          <w:lang w:val="en-US"/>
        </w:rPr>
        <w:t xml:space="preserve">job across all </w:t>
      </w:r>
      <w:hyperlink w:anchor="PathGeneration" w:history="1">
        <w:r w:rsidRPr="00E818E4">
          <w:rPr>
            <w:rStyle w:val="Hyperlink"/>
            <w:lang w:val="en-US"/>
          </w:rPr>
          <w:t>possible paths</w:t>
        </w:r>
      </w:hyperlink>
      <w:r w:rsidRPr="00E818E4">
        <w:rPr>
          <w:lang w:val="en-US"/>
        </w:rPr>
        <w:t>.</w:t>
      </w:r>
    </w:p>
    <w:p w14:paraId="676A612D" w14:textId="1B91FC89" w:rsidR="006276D9" w:rsidRPr="00E818E4" w:rsidRDefault="006276D9" w:rsidP="00C73DE3">
      <w:pPr>
        <w:pStyle w:val="ListParagraph"/>
        <w:numPr>
          <w:ilvl w:val="2"/>
          <w:numId w:val="10"/>
        </w:numPr>
        <w:ind w:left="851" w:hanging="142"/>
        <w:rPr>
          <w:lang w:val="en-US"/>
        </w:rPr>
      </w:pPr>
      <w:r w:rsidRPr="00E818E4">
        <w:rPr>
          <w:lang w:val="en-US"/>
        </w:rPr>
        <w:t xml:space="preserve">If </w:t>
      </w:r>
      <w:r w:rsidR="00585E81" w:rsidRPr="00E818E4">
        <w:rPr>
          <w:lang w:val="en-US"/>
        </w:rPr>
        <w:t>any of the operation fails on any machine in sequence (when no Free slots are available), then flag this job as FAILED.</w:t>
      </w:r>
    </w:p>
    <w:p w14:paraId="3691BFF3" w14:textId="6090EA99" w:rsidR="004447BA" w:rsidRPr="00E818E4" w:rsidRDefault="009A4E12" w:rsidP="00C73DE3">
      <w:pPr>
        <w:pStyle w:val="ListParagraph"/>
        <w:numPr>
          <w:ilvl w:val="2"/>
          <w:numId w:val="10"/>
        </w:numPr>
        <w:ind w:left="851" w:hanging="142"/>
        <w:rPr>
          <w:lang w:val="en-US"/>
        </w:rPr>
      </w:pPr>
      <w:r w:rsidRPr="00E818E4">
        <w:rPr>
          <w:lang w:val="en-US"/>
        </w:rPr>
        <w:t>Try to</w:t>
      </w:r>
      <w:r w:rsidR="00C73DE3" w:rsidRPr="00E818E4">
        <w:rPr>
          <w:lang w:val="en-US"/>
        </w:rPr>
        <w:t xml:space="preserve"> </w:t>
      </w:r>
      <w:r w:rsidR="00064CD9" w:rsidRPr="00E818E4">
        <w:rPr>
          <w:lang w:val="en-US"/>
        </w:rPr>
        <w:t xml:space="preserve">pick </w:t>
      </w:r>
      <w:r w:rsidR="00C73DE3" w:rsidRPr="00E818E4">
        <w:rPr>
          <w:lang w:val="en-US"/>
        </w:rPr>
        <w:t xml:space="preserve">the best path (this is site specific). </w:t>
      </w:r>
      <w:r w:rsidR="009C7F28" w:rsidRPr="00E818E4">
        <w:rPr>
          <w:lang w:val="en-US"/>
        </w:rPr>
        <w:br/>
      </w:r>
      <w:r w:rsidR="00C73DE3" w:rsidRPr="00E818E4">
        <w:rPr>
          <w:lang w:val="en-US"/>
        </w:rPr>
        <w:t>Glenmark</w:t>
      </w:r>
      <w:r w:rsidR="009C7F28" w:rsidRPr="00E818E4">
        <w:rPr>
          <w:lang w:val="en-US"/>
        </w:rPr>
        <w:t>:</w:t>
      </w:r>
      <w:r w:rsidR="00C73DE3" w:rsidRPr="00E818E4">
        <w:rPr>
          <w:lang w:val="en-US"/>
        </w:rPr>
        <w:t xml:space="preserve"> check for </w:t>
      </w:r>
      <w:r w:rsidR="00456404" w:rsidRPr="00E818E4">
        <w:rPr>
          <w:lang w:val="en-US"/>
        </w:rPr>
        <w:t xml:space="preserve">path with earliest start and </w:t>
      </w:r>
      <w:r w:rsidRPr="00E818E4">
        <w:rPr>
          <w:lang w:val="en-US"/>
        </w:rPr>
        <w:t>minimum free slots</w:t>
      </w:r>
      <w:r w:rsidR="006718C1" w:rsidRPr="00E818E4">
        <w:rPr>
          <w:lang w:val="en-US"/>
        </w:rPr>
        <w:t xml:space="preserve"> and less than ACCEPTABLE FREE SLOTS</w:t>
      </w:r>
      <w:r w:rsidRPr="00E818E4">
        <w:rPr>
          <w:lang w:val="en-US"/>
        </w:rPr>
        <w:t>.</w:t>
      </w:r>
      <w:r w:rsidR="009C7F28" w:rsidRPr="00E818E4">
        <w:rPr>
          <w:lang w:val="en-US"/>
        </w:rPr>
        <w:br/>
        <w:t>Ajanta/</w:t>
      </w:r>
      <w:proofErr w:type="spellStart"/>
      <w:r w:rsidR="009C7F28" w:rsidRPr="00E818E4">
        <w:rPr>
          <w:lang w:val="en-US"/>
        </w:rPr>
        <w:t>Spimaco</w:t>
      </w:r>
      <w:proofErr w:type="spellEnd"/>
      <w:r w:rsidR="009C7F28" w:rsidRPr="00E818E4">
        <w:rPr>
          <w:lang w:val="en-US"/>
        </w:rPr>
        <w:t xml:space="preserve">: </w:t>
      </w:r>
      <w:r w:rsidR="004447BA" w:rsidRPr="00E818E4">
        <w:rPr>
          <w:lang w:val="en-US"/>
        </w:rPr>
        <w:t>check for path with earliest start and if same earliest finish</w:t>
      </w:r>
    </w:p>
    <w:p w14:paraId="61E2A91C" w14:textId="47750A07" w:rsidR="006276D9" w:rsidRPr="00E818E4" w:rsidRDefault="004447BA" w:rsidP="00C73DE3">
      <w:pPr>
        <w:pStyle w:val="ListParagraph"/>
        <w:numPr>
          <w:ilvl w:val="2"/>
          <w:numId w:val="10"/>
        </w:numPr>
        <w:ind w:left="851" w:hanging="142"/>
        <w:rPr>
          <w:lang w:val="en-US"/>
        </w:rPr>
      </w:pPr>
      <w:r w:rsidRPr="00E818E4">
        <w:rPr>
          <w:lang w:val="en-US"/>
        </w:rPr>
        <w:t xml:space="preserve">If the path is selected, then </w:t>
      </w:r>
      <w:r w:rsidR="006276D9" w:rsidRPr="00E818E4">
        <w:rPr>
          <w:lang w:val="en-US"/>
        </w:rPr>
        <w:t>mark the path, record the data</w:t>
      </w:r>
      <w:r w:rsidR="00A87E5A" w:rsidRPr="00E818E4">
        <w:rPr>
          <w:lang w:val="en-US"/>
        </w:rPr>
        <w:t xml:space="preserve"> and mark this job as SUCCESS.</w:t>
      </w:r>
    </w:p>
    <w:p w14:paraId="6A72B1DC" w14:textId="77777777" w:rsidR="00A87E5A" w:rsidRPr="00E818E4" w:rsidRDefault="006276D9" w:rsidP="00C73DE3">
      <w:pPr>
        <w:pStyle w:val="ListParagraph"/>
        <w:numPr>
          <w:ilvl w:val="2"/>
          <w:numId w:val="10"/>
        </w:numPr>
        <w:ind w:left="851" w:hanging="142"/>
        <w:rPr>
          <w:lang w:val="en-US"/>
        </w:rPr>
      </w:pPr>
      <w:r w:rsidRPr="00E818E4">
        <w:rPr>
          <w:lang w:val="en-US"/>
        </w:rPr>
        <w:t>If the path is NOT selected</w:t>
      </w:r>
      <w:r w:rsidR="00A87E5A" w:rsidRPr="00E818E4">
        <w:rPr>
          <w:lang w:val="en-US"/>
        </w:rPr>
        <w:t xml:space="preserve"> due to any criteria, then flag the job as RETRY</w:t>
      </w:r>
    </w:p>
    <w:p w14:paraId="2B16E721" w14:textId="6B49180E" w:rsidR="00A87E5A" w:rsidRPr="00E818E4" w:rsidRDefault="00A87E5A" w:rsidP="00C73DE3">
      <w:pPr>
        <w:pStyle w:val="ListParagraph"/>
        <w:numPr>
          <w:ilvl w:val="2"/>
          <w:numId w:val="10"/>
        </w:numPr>
        <w:ind w:left="851" w:hanging="142"/>
        <w:rPr>
          <w:lang w:val="en-US"/>
        </w:rPr>
      </w:pPr>
      <w:r w:rsidRPr="00E818E4">
        <w:rPr>
          <w:lang w:val="en-US"/>
        </w:rPr>
        <w:lastRenderedPageBreak/>
        <w:t>Continue till all jobs are done</w:t>
      </w:r>
      <w:r w:rsidR="001201BE" w:rsidRPr="00E818E4">
        <w:rPr>
          <w:lang w:val="en-US"/>
        </w:rPr>
        <w:t xml:space="preserve"> and all </w:t>
      </w:r>
      <w:proofErr w:type="spellStart"/>
      <w:r w:rsidR="001201BE" w:rsidRPr="00E818E4">
        <w:rPr>
          <w:lang w:val="en-US"/>
        </w:rPr>
        <w:t>PASSes</w:t>
      </w:r>
      <w:proofErr w:type="spellEnd"/>
      <w:r w:rsidR="001201BE" w:rsidRPr="00E818E4">
        <w:rPr>
          <w:lang w:val="en-US"/>
        </w:rPr>
        <w:t xml:space="preserve"> are completed.</w:t>
      </w:r>
      <w:r w:rsidR="00261AA0" w:rsidRPr="00E818E4">
        <w:rPr>
          <w:lang w:val="en-US"/>
        </w:rPr>
        <w:br/>
      </w:r>
    </w:p>
    <w:p w14:paraId="51DC6685" w14:textId="09BE44F5" w:rsidR="00287A1B" w:rsidRPr="00E818E4" w:rsidRDefault="00261AA0" w:rsidP="00287A1B">
      <w:pPr>
        <w:pStyle w:val="ListParagraph"/>
        <w:keepNext/>
        <w:keepLines/>
        <w:numPr>
          <w:ilvl w:val="1"/>
          <w:numId w:val="10"/>
        </w:numPr>
        <w:ind w:left="567" w:hanging="283"/>
        <w:rPr>
          <w:i/>
          <w:iCs/>
          <w:sz w:val="22"/>
          <w:szCs w:val="22"/>
          <w:lang w:val="en-US"/>
        </w:rPr>
      </w:pPr>
      <w:r w:rsidRPr="00E818E4">
        <w:rPr>
          <w:i/>
          <w:iCs/>
          <w:sz w:val="22"/>
          <w:szCs w:val="22"/>
          <w:lang w:val="en-US"/>
        </w:rPr>
        <w:t>Option 2 loop</w:t>
      </w:r>
      <w:r w:rsidR="00E818E4" w:rsidRPr="00E818E4">
        <w:rPr>
          <w:i/>
          <w:iCs/>
          <w:sz w:val="22"/>
          <w:szCs w:val="22"/>
          <w:lang w:val="en-US"/>
        </w:rPr>
        <w:t xml:space="preserve"> – EXPERIMENTAL - NOT USED</w:t>
      </w:r>
      <w:r w:rsidRPr="00E818E4">
        <w:rPr>
          <w:i/>
          <w:iCs/>
          <w:sz w:val="22"/>
          <w:szCs w:val="22"/>
          <w:lang w:val="en-US"/>
        </w:rPr>
        <w:br/>
        <w:t xml:space="preserve">This was an </w:t>
      </w:r>
      <w:r w:rsidRPr="00E818E4">
        <w:rPr>
          <w:b/>
          <w:bCs/>
          <w:i/>
          <w:iCs/>
          <w:sz w:val="22"/>
          <w:szCs w:val="22"/>
          <w:lang w:val="en-US"/>
        </w:rPr>
        <w:t xml:space="preserve">experimental </w:t>
      </w:r>
      <w:r w:rsidR="00287A1B" w:rsidRPr="00E818E4">
        <w:rPr>
          <w:b/>
          <w:bCs/>
          <w:i/>
          <w:iCs/>
          <w:sz w:val="22"/>
          <w:szCs w:val="22"/>
          <w:lang w:val="en-US"/>
        </w:rPr>
        <w:t>thought</w:t>
      </w:r>
      <w:r w:rsidR="00287A1B" w:rsidRPr="00E818E4">
        <w:rPr>
          <w:i/>
          <w:iCs/>
          <w:sz w:val="22"/>
          <w:szCs w:val="22"/>
          <w:lang w:val="en-US"/>
        </w:rPr>
        <w:t xml:space="preserve"> – not implemented in any assignment</w:t>
      </w:r>
      <w:r w:rsidRPr="00E818E4">
        <w:rPr>
          <w:i/>
          <w:iCs/>
          <w:sz w:val="22"/>
          <w:szCs w:val="22"/>
          <w:lang w:val="en-US"/>
        </w:rPr>
        <w:t>.</w:t>
      </w:r>
      <w:r w:rsidRPr="00E818E4">
        <w:rPr>
          <w:i/>
          <w:iCs/>
          <w:sz w:val="22"/>
          <w:szCs w:val="22"/>
          <w:lang w:val="en-US"/>
        </w:rPr>
        <w:br/>
      </w:r>
      <w:r w:rsidR="00287A1B" w:rsidRPr="00E818E4">
        <w:rPr>
          <w:i/>
          <w:iCs/>
          <w:sz w:val="22"/>
          <w:szCs w:val="22"/>
          <w:lang w:val="en-US"/>
        </w:rPr>
        <w:t>Here we loop from first operation till last operation.</w:t>
      </w:r>
    </w:p>
    <w:p w14:paraId="38F97BFF" w14:textId="2F1FF61B" w:rsidR="00261AA0" w:rsidRPr="00E818E4" w:rsidRDefault="00261AA0" w:rsidP="00261AA0">
      <w:pPr>
        <w:pStyle w:val="ListParagraph"/>
        <w:keepNext/>
        <w:keepLines/>
        <w:numPr>
          <w:ilvl w:val="2"/>
          <w:numId w:val="10"/>
        </w:numPr>
        <w:ind w:left="851" w:hanging="142"/>
        <w:rPr>
          <w:i/>
          <w:iCs/>
          <w:sz w:val="22"/>
          <w:szCs w:val="22"/>
          <w:lang w:val="en-US"/>
        </w:rPr>
      </w:pPr>
      <w:r w:rsidRPr="00E818E4">
        <w:rPr>
          <w:i/>
          <w:iCs/>
          <w:sz w:val="22"/>
          <w:szCs w:val="22"/>
          <w:lang w:val="en-US"/>
        </w:rPr>
        <w:t>Take available job from the priority sorted list (ignore failed jobs)</w:t>
      </w:r>
      <w:r w:rsidR="00BA0FEC" w:rsidRPr="00E818E4">
        <w:rPr>
          <w:i/>
          <w:iCs/>
          <w:sz w:val="22"/>
          <w:szCs w:val="22"/>
          <w:lang w:val="en-US"/>
        </w:rPr>
        <w:t xml:space="preserve"> for ONE operation</w:t>
      </w:r>
    </w:p>
    <w:p w14:paraId="5616B24A" w14:textId="77777777" w:rsidR="00261AA0" w:rsidRPr="00E818E4" w:rsidRDefault="00261AA0" w:rsidP="00261AA0">
      <w:pPr>
        <w:pStyle w:val="ListParagraph"/>
        <w:keepNext/>
        <w:keepLines/>
        <w:numPr>
          <w:ilvl w:val="3"/>
          <w:numId w:val="10"/>
        </w:numPr>
        <w:ind w:left="1134" w:hanging="283"/>
        <w:rPr>
          <w:i/>
          <w:iCs/>
          <w:sz w:val="22"/>
          <w:szCs w:val="22"/>
          <w:lang w:val="en-US"/>
        </w:rPr>
      </w:pPr>
      <w:r w:rsidRPr="00E818E4">
        <w:rPr>
          <w:i/>
          <w:iCs/>
          <w:sz w:val="22"/>
          <w:szCs w:val="22"/>
          <w:lang w:val="en-US"/>
        </w:rPr>
        <w:t>If you are in 1</w:t>
      </w:r>
      <w:r w:rsidRPr="00E818E4">
        <w:rPr>
          <w:i/>
          <w:iCs/>
          <w:sz w:val="22"/>
          <w:szCs w:val="22"/>
          <w:vertAlign w:val="superscript"/>
          <w:lang w:val="en-US"/>
        </w:rPr>
        <w:t>st</w:t>
      </w:r>
      <w:r w:rsidRPr="00E818E4">
        <w:rPr>
          <w:i/>
          <w:iCs/>
          <w:sz w:val="22"/>
          <w:szCs w:val="22"/>
          <w:lang w:val="en-US"/>
        </w:rPr>
        <w:t xml:space="preserve"> PASS, then set the ACCEPTABLE FREE SLOTS to some number (say 12 hours for Glenmark Goa)</w:t>
      </w:r>
    </w:p>
    <w:p w14:paraId="3FC293C1" w14:textId="77777777" w:rsidR="00261AA0" w:rsidRPr="00E818E4" w:rsidRDefault="00261AA0" w:rsidP="00261AA0">
      <w:pPr>
        <w:pStyle w:val="ListParagraph"/>
        <w:keepNext/>
        <w:keepLines/>
        <w:numPr>
          <w:ilvl w:val="3"/>
          <w:numId w:val="10"/>
        </w:numPr>
        <w:ind w:left="1134" w:hanging="283"/>
        <w:rPr>
          <w:i/>
          <w:iCs/>
          <w:sz w:val="22"/>
          <w:szCs w:val="22"/>
          <w:lang w:val="en-US"/>
        </w:rPr>
      </w:pPr>
      <w:r w:rsidRPr="00E818E4">
        <w:rPr>
          <w:i/>
          <w:iCs/>
          <w:sz w:val="22"/>
          <w:szCs w:val="22"/>
          <w:lang w:val="en-US"/>
        </w:rPr>
        <w:t>If you are in 2</w:t>
      </w:r>
      <w:r w:rsidRPr="00E818E4">
        <w:rPr>
          <w:i/>
          <w:iCs/>
          <w:sz w:val="22"/>
          <w:szCs w:val="22"/>
          <w:vertAlign w:val="superscript"/>
          <w:lang w:val="en-US"/>
        </w:rPr>
        <w:t>nd</w:t>
      </w:r>
      <w:r w:rsidRPr="00E818E4">
        <w:rPr>
          <w:i/>
          <w:iCs/>
          <w:sz w:val="22"/>
          <w:szCs w:val="22"/>
          <w:lang w:val="en-US"/>
        </w:rPr>
        <w:t xml:space="preserve"> PASS, then double then ACCEPTABLE FREE SLOTS</w:t>
      </w:r>
    </w:p>
    <w:p w14:paraId="26AB28E8" w14:textId="77777777" w:rsidR="00261AA0" w:rsidRPr="00E818E4" w:rsidRDefault="00261AA0" w:rsidP="00261AA0">
      <w:pPr>
        <w:pStyle w:val="ListParagraph"/>
        <w:keepNext/>
        <w:keepLines/>
        <w:numPr>
          <w:ilvl w:val="3"/>
          <w:numId w:val="10"/>
        </w:numPr>
        <w:ind w:left="1134" w:hanging="283"/>
        <w:rPr>
          <w:i/>
          <w:iCs/>
          <w:sz w:val="22"/>
          <w:szCs w:val="22"/>
          <w:lang w:val="en-US"/>
        </w:rPr>
      </w:pPr>
      <w:r w:rsidRPr="00E818E4">
        <w:rPr>
          <w:i/>
          <w:iCs/>
          <w:sz w:val="22"/>
          <w:szCs w:val="22"/>
          <w:lang w:val="en-US"/>
        </w:rPr>
        <w:t>If you are in 3</w:t>
      </w:r>
      <w:r w:rsidRPr="00E818E4">
        <w:rPr>
          <w:i/>
          <w:iCs/>
          <w:sz w:val="22"/>
          <w:szCs w:val="22"/>
          <w:vertAlign w:val="superscript"/>
          <w:lang w:val="en-US"/>
        </w:rPr>
        <w:t>rd</w:t>
      </w:r>
      <w:r w:rsidRPr="00E818E4">
        <w:rPr>
          <w:i/>
          <w:iCs/>
          <w:sz w:val="22"/>
          <w:szCs w:val="22"/>
          <w:lang w:val="en-US"/>
        </w:rPr>
        <w:t xml:space="preserve"> PASS, set the ACCEPTABLE FREE SLOTS to ZERO (0) – this check will NOT be performed – this is the final chance for job to be scheduled.</w:t>
      </w:r>
    </w:p>
    <w:p w14:paraId="0F4D254D" w14:textId="2EC04FC6" w:rsidR="00261AA0" w:rsidRPr="00E818E4" w:rsidRDefault="00261AA0" w:rsidP="00261AA0">
      <w:pPr>
        <w:pStyle w:val="ListParagraph"/>
        <w:keepNext/>
        <w:keepLines/>
        <w:numPr>
          <w:ilvl w:val="2"/>
          <w:numId w:val="10"/>
        </w:numPr>
        <w:ind w:left="851" w:hanging="142"/>
        <w:rPr>
          <w:i/>
          <w:iCs/>
          <w:sz w:val="22"/>
          <w:szCs w:val="22"/>
          <w:lang w:val="en-US"/>
        </w:rPr>
      </w:pPr>
      <w:r w:rsidRPr="00E818E4">
        <w:rPr>
          <w:i/>
          <w:iCs/>
          <w:sz w:val="22"/>
          <w:szCs w:val="22"/>
          <w:lang w:val="en-US"/>
        </w:rPr>
        <w:t xml:space="preserve">Get the </w:t>
      </w:r>
      <w:hyperlink w:anchor="AlgoDeepDive" w:history="1">
        <w:r w:rsidRPr="00E818E4">
          <w:rPr>
            <w:rStyle w:val="Hyperlink"/>
            <w:i/>
            <w:iCs/>
            <w:sz w:val="22"/>
            <w:szCs w:val="22"/>
            <w:lang w:val="en-US"/>
          </w:rPr>
          <w:t>Core Scheduler algorithm</w:t>
        </w:r>
      </w:hyperlink>
      <w:r w:rsidRPr="00E818E4">
        <w:rPr>
          <w:i/>
          <w:iCs/>
          <w:sz w:val="22"/>
          <w:szCs w:val="22"/>
          <w:lang w:val="en-US"/>
        </w:rPr>
        <w:t xml:space="preserve"> to try and schedule the job </w:t>
      </w:r>
      <w:r w:rsidR="00BA0FEC" w:rsidRPr="00E818E4">
        <w:rPr>
          <w:i/>
          <w:iCs/>
          <w:sz w:val="22"/>
          <w:szCs w:val="22"/>
          <w:lang w:val="en-US"/>
        </w:rPr>
        <w:t>on this workstation</w:t>
      </w:r>
      <w:r w:rsidR="00CC0CCE" w:rsidRPr="00E818E4">
        <w:rPr>
          <w:i/>
          <w:iCs/>
          <w:sz w:val="22"/>
          <w:szCs w:val="22"/>
          <w:lang w:val="en-US"/>
        </w:rPr>
        <w:t xml:space="preserve"> – This algorithm will check the arrival time from the previous operation</w:t>
      </w:r>
    </w:p>
    <w:p w14:paraId="1D9CA65C" w14:textId="77777777" w:rsidR="00261AA0" w:rsidRPr="00E818E4" w:rsidRDefault="00261AA0" w:rsidP="00261AA0">
      <w:pPr>
        <w:pStyle w:val="ListParagraph"/>
        <w:keepNext/>
        <w:keepLines/>
        <w:numPr>
          <w:ilvl w:val="2"/>
          <w:numId w:val="10"/>
        </w:numPr>
        <w:ind w:left="851" w:hanging="142"/>
        <w:rPr>
          <w:i/>
          <w:iCs/>
          <w:sz w:val="22"/>
          <w:szCs w:val="22"/>
          <w:lang w:val="en-US"/>
        </w:rPr>
      </w:pPr>
      <w:r w:rsidRPr="00E818E4">
        <w:rPr>
          <w:i/>
          <w:iCs/>
          <w:sz w:val="22"/>
          <w:szCs w:val="22"/>
          <w:lang w:val="en-US"/>
        </w:rPr>
        <w:t>If any of the operation fails on any machine in sequence (when no Free slots are available), then flag this job as FAILED.</w:t>
      </w:r>
    </w:p>
    <w:p w14:paraId="1DA6D16B" w14:textId="7B53057D" w:rsidR="00261AA0" w:rsidRPr="00E818E4" w:rsidRDefault="00261AA0" w:rsidP="00261AA0">
      <w:pPr>
        <w:pStyle w:val="ListParagraph"/>
        <w:keepNext/>
        <w:keepLines/>
        <w:numPr>
          <w:ilvl w:val="2"/>
          <w:numId w:val="10"/>
        </w:numPr>
        <w:ind w:left="851" w:hanging="142"/>
        <w:rPr>
          <w:i/>
          <w:iCs/>
          <w:sz w:val="22"/>
          <w:szCs w:val="22"/>
          <w:lang w:val="en-US"/>
        </w:rPr>
      </w:pPr>
      <w:r w:rsidRPr="00E818E4">
        <w:rPr>
          <w:i/>
          <w:iCs/>
          <w:sz w:val="22"/>
          <w:szCs w:val="22"/>
          <w:lang w:val="en-US"/>
        </w:rPr>
        <w:t xml:space="preserve">Try to </w:t>
      </w:r>
      <w:r w:rsidR="00064CD9" w:rsidRPr="00E818E4">
        <w:rPr>
          <w:i/>
          <w:iCs/>
          <w:sz w:val="22"/>
          <w:szCs w:val="22"/>
          <w:lang w:val="en-US"/>
        </w:rPr>
        <w:t xml:space="preserve">pick </w:t>
      </w:r>
      <w:r w:rsidRPr="00E818E4">
        <w:rPr>
          <w:i/>
          <w:iCs/>
          <w:sz w:val="22"/>
          <w:szCs w:val="22"/>
          <w:lang w:val="en-US"/>
        </w:rPr>
        <w:t xml:space="preserve">the best </w:t>
      </w:r>
      <w:r w:rsidR="00064CD9" w:rsidRPr="00E818E4">
        <w:rPr>
          <w:i/>
          <w:iCs/>
          <w:sz w:val="22"/>
          <w:szCs w:val="22"/>
          <w:lang w:val="en-US"/>
        </w:rPr>
        <w:t>MACHINE</w:t>
      </w:r>
      <w:r w:rsidRPr="00E818E4">
        <w:rPr>
          <w:i/>
          <w:iCs/>
          <w:sz w:val="22"/>
          <w:szCs w:val="22"/>
          <w:lang w:val="en-US"/>
        </w:rPr>
        <w:t xml:space="preserve"> (this is site specific). </w:t>
      </w:r>
      <w:r w:rsidRPr="00E818E4">
        <w:rPr>
          <w:i/>
          <w:iCs/>
          <w:sz w:val="22"/>
          <w:szCs w:val="22"/>
          <w:lang w:val="en-US"/>
        </w:rPr>
        <w:br/>
        <w:t xml:space="preserve">Glenmark: check </w:t>
      </w:r>
      <w:r w:rsidR="00064CD9" w:rsidRPr="00E818E4">
        <w:rPr>
          <w:i/>
          <w:iCs/>
          <w:sz w:val="22"/>
          <w:szCs w:val="22"/>
          <w:lang w:val="en-US"/>
        </w:rPr>
        <w:t>the machine</w:t>
      </w:r>
      <w:r w:rsidRPr="00E818E4">
        <w:rPr>
          <w:i/>
          <w:iCs/>
          <w:sz w:val="22"/>
          <w:szCs w:val="22"/>
          <w:lang w:val="en-US"/>
        </w:rPr>
        <w:t xml:space="preserve"> with earliest start and minimum free slots and less than ACCEPTABLE FREE SLOTS.</w:t>
      </w:r>
      <w:r w:rsidRPr="00E818E4">
        <w:rPr>
          <w:i/>
          <w:iCs/>
          <w:sz w:val="22"/>
          <w:szCs w:val="22"/>
          <w:lang w:val="en-US"/>
        </w:rPr>
        <w:br/>
        <w:t>Ajanta/</w:t>
      </w:r>
      <w:proofErr w:type="spellStart"/>
      <w:r w:rsidRPr="00E818E4">
        <w:rPr>
          <w:i/>
          <w:iCs/>
          <w:sz w:val="22"/>
          <w:szCs w:val="22"/>
          <w:lang w:val="en-US"/>
        </w:rPr>
        <w:t>Spimaco</w:t>
      </w:r>
      <w:proofErr w:type="spellEnd"/>
      <w:r w:rsidRPr="00E818E4">
        <w:rPr>
          <w:i/>
          <w:iCs/>
          <w:sz w:val="22"/>
          <w:szCs w:val="22"/>
          <w:lang w:val="en-US"/>
        </w:rPr>
        <w:t xml:space="preserve">: check for </w:t>
      </w:r>
      <w:r w:rsidR="00064CD9" w:rsidRPr="00E818E4">
        <w:rPr>
          <w:i/>
          <w:iCs/>
          <w:sz w:val="22"/>
          <w:szCs w:val="22"/>
          <w:lang w:val="en-US"/>
        </w:rPr>
        <w:t>machine</w:t>
      </w:r>
      <w:r w:rsidRPr="00E818E4">
        <w:rPr>
          <w:i/>
          <w:iCs/>
          <w:sz w:val="22"/>
          <w:szCs w:val="22"/>
          <w:lang w:val="en-US"/>
        </w:rPr>
        <w:t xml:space="preserve"> with earliest start and if same earliest finish</w:t>
      </w:r>
    </w:p>
    <w:p w14:paraId="23BCBFFA" w14:textId="3BAEE7D8" w:rsidR="00261AA0" w:rsidRPr="00E818E4" w:rsidRDefault="00261AA0" w:rsidP="00261AA0">
      <w:pPr>
        <w:pStyle w:val="ListParagraph"/>
        <w:keepNext/>
        <w:keepLines/>
        <w:numPr>
          <w:ilvl w:val="2"/>
          <w:numId w:val="10"/>
        </w:numPr>
        <w:ind w:left="851" w:hanging="142"/>
        <w:rPr>
          <w:i/>
          <w:iCs/>
          <w:sz w:val="22"/>
          <w:szCs w:val="22"/>
          <w:lang w:val="en-US"/>
        </w:rPr>
      </w:pPr>
      <w:r w:rsidRPr="00E818E4">
        <w:rPr>
          <w:i/>
          <w:iCs/>
          <w:sz w:val="22"/>
          <w:szCs w:val="22"/>
          <w:lang w:val="en-US"/>
        </w:rPr>
        <w:t xml:space="preserve">If the </w:t>
      </w:r>
      <w:r w:rsidR="00064CD9" w:rsidRPr="00E818E4">
        <w:rPr>
          <w:i/>
          <w:iCs/>
          <w:sz w:val="22"/>
          <w:szCs w:val="22"/>
          <w:lang w:val="en-US"/>
        </w:rPr>
        <w:t>machine</w:t>
      </w:r>
      <w:r w:rsidRPr="00E818E4">
        <w:rPr>
          <w:i/>
          <w:iCs/>
          <w:sz w:val="22"/>
          <w:szCs w:val="22"/>
          <w:lang w:val="en-US"/>
        </w:rPr>
        <w:t xml:space="preserve"> is selected, then</w:t>
      </w:r>
      <w:r w:rsidR="00CB0556" w:rsidRPr="00E818E4">
        <w:rPr>
          <w:i/>
          <w:iCs/>
          <w:sz w:val="22"/>
          <w:szCs w:val="22"/>
          <w:lang w:val="en-US"/>
        </w:rPr>
        <w:t xml:space="preserve"> </w:t>
      </w:r>
      <w:r w:rsidRPr="00E818E4">
        <w:rPr>
          <w:i/>
          <w:iCs/>
          <w:sz w:val="22"/>
          <w:szCs w:val="22"/>
          <w:lang w:val="en-US"/>
        </w:rPr>
        <w:t>record the data.</w:t>
      </w:r>
    </w:p>
    <w:p w14:paraId="79D9940B" w14:textId="09107EDF" w:rsidR="00CC0CCE" w:rsidRPr="00E818E4" w:rsidRDefault="00261AA0" w:rsidP="00CC0CCE">
      <w:pPr>
        <w:pStyle w:val="ListParagraph"/>
        <w:keepNext/>
        <w:keepLines/>
        <w:numPr>
          <w:ilvl w:val="2"/>
          <w:numId w:val="10"/>
        </w:numPr>
        <w:ind w:left="851" w:hanging="142"/>
        <w:rPr>
          <w:i/>
          <w:iCs/>
          <w:sz w:val="22"/>
          <w:szCs w:val="22"/>
          <w:lang w:val="en-US"/>
        </w:rPr>
      </w:pPr>
      <w:r w:rsidRPr="00E818E4">
        <w:rPr>
          <w:i/>
          <w:iCs/>
          <w:sz w:val="22"/>
          <w:szCs w:val="22"/>
          <w:lang w:val="en-US"/>
        </w:rPr>
        <w:t xml:space="preserve">If the </w:t>
      </w:r>
      <w:r w:rsidR="00CB0556" w:rsidRPr="00E818E4">
        <w:rPr>
          <w:i/>
          <w:iCs/>
          <w:sz w:val="22"/>
          <w:szCs w:val="22"/>
          <w:lang w:val="en-US"/>
        </w:rPr>
        <w:t>machine</w:t>
      </w:r>
      <w:r w:rsidRPr="00E818E4">
        <w:rPr>
          <w:i/>
          <w:iCs/>
          <w:sz w:val="22"/>
          <w:szCs w:val="22"/>
          <w:lang w:val="en-US"/>
        </w:rPr>
        <w:t xml:space="preserve"> is NOT selected due to any criteria, then flag the job as RETRY</w:t>
      </w:r>
      <w:r w:rsidR="00CC0CCE" w:rsidRPr="00E818E4">
        <w:rPr>
          <w:i/>
          <w:iCs/>
          <w:sz w:val="22"/>
          <w:szCs w:val="22"/>
          <w:lang w:val="en-US"/>
        </w:rPr>
        <w:t>. Ignore if any previous machines are selected</w:t>
      </w:r>
    </w:p>
    <w:p w14:paraId="5B7423BB" w14:textId="77777777" w:rsidR="00261AA0" w:rsidRPr="00E818E4" w:rsidRDefault="00261AA0" w:rsidP="00261AA0">
      <w:pPr>
        <w:pStyle w:val="ListParagraph"/>
        <w:keepNext/>
        <w:keepLines/>
        <w:numPr>
          <w:ilvl w:val="2"/>
          <w:numId w:val="10"/>
        </w:numPr>
        <w:ind w:left="851" w:hanging="142"/>
        <w:rPr>
          <w:i/>
          <w:iCs/>
          <w:sz w:val="22"/>
          <w:szCs w:val="22"/>
          <w:lang w:val="en-US"/>
        </w:rPr>
      </w:pPr>
      <w:r w:rsidRPr="00E818E4">
        <w:rPr>
          <w:i/>
          <w:iCs/>
          <w:sz w:val="22"/>
          <w:szCs w:val="22"/>
          <w:lang w:val="en-US"/>
        </w:rPr>
        <w:t xml:space="preserve">Continue till all jobs are done and all </w:t>
      </w:r>
      <w:proofErr w:type="spellStart"/>
      <w:r w:rsidRPr="00E818E4">
        <w:rPr>
          <w:i/>
          <w:iCs/>
          <w:sz w:val="22"/>
          <w:szCs w:val="22"/>
          <w:lang w:val="en-US"/>
        </w:rPr>
        <w:t>PASSes</w:t>
      </w:r>
      <w:proofErr w:type="spellEnd"/>
      <w:r w:rsidRPr="00E818E4">
        <w:rPr>
          <w:i/>
          <w:iCs/>
          <w:sz w:val="22"/>
          <w:szCs w:val="22"/>
          <w:lang w:val="en-US"/>
        </w:rPr>
        <w:t xml:space="preserve"> are completed.</w:t>
      </w:r>
    </w:p>
    <w:p w14:paraId="02035041" w14:textId="77777777" w:rsidR="007F41E6" w:rsidRPr="00E818E4" w:rsidRDefault="00964915" w:rsidP="00261AA0">
      <w:pPr>
        <w:pStyle w:val="ListParagraph"/>
        <w:keepNext/>
        <w:keepLines/>
        <w:numPr>
          <w:ilvl w:val="2"/>
          <w:numId w:val="10"/>
        </w:numPr>
        <w:ind w:left="851" w:hanging="142"/>
        <w:rPr>
          <w:i/>
          <w:iCs/>
          <w:sz w:val="22"/>
          <w:szCs w:val="22"/>
          <w:lang w:val="en-US"/>
        </w:rPr>
      </w:pPr>
      <w:r w:rsidRPr="00E818E4">
        <w:rPr>
          <w:i/>
          <w:iCs/>
          <w:sz w:val="22"/>
          <w:szCs w:val="22"/>
          <w:lang w:val="en-US"/>
        </w:rPr>
        <w:t>Move to next operation in sequence and loop</w:t>
      </w:r>
    </w:p>
    <w:p w14:paraId="7FB8093B" w14:textId="77777777" w:rsidR="007F41E6" w:rsidRPr="00E818E4" w:rsidRDefault="007F41E6" w:rsidP="007F41E6">
      <w:pPr>
        <w:pStyle w:val="ListParagraph"/>
        <w:keepNext/>
        <w:keepLines/>
        <w:ind w:left="851"/>
        <w:rPr>
          <w:lang w:val="en-US"/>
        </w:rPr>
      </w:pPr>
    </w:p>
    <w:p w14:paraId="2BF602E2" w14:textId="152DBDAB" w:rsidR="00964915" w:rsidRPr="00E818E4" w:rsidRDefault="007F41E6" w:rsidP="007F41E6">
      <w:pPr>
        <w:pStyle w:val="ListParagraph"/>
        <w:keepNext/>
        <w:keepLines/>
        <w:numPr>
          <w:ilvl w:val="1"/>
          <w:numId w:val="10"/>
        </w:numPr>
        <w:ind w:left="567" w:hanging="283"/>
        <w:rPr>
          <w:lang w:val="en-US"/>
        </w:rPr>
      </w:pPr>
      <w:r w:rsidRPr="00E818E4">
        <w:rPr>
          <w:lang w:val="en-US"/>
        </w:rPr>
        <w:t xml:space="preserve">Option 3 </w:t>
      </w:r>
      <w:r w:rsidRPr="00E818E4">
        <w:rPr>
          <w:lang w:val="en-US"/>
        </w:rPr>
        <w:br/>
        <w:t xml:space="preserve">This is a combination of 1 and 2 above. </w:t>
      </w:r>
      <w:r w:rsidR="005A72CF" w:rsidRPr="00E818E4">
        <w:rPr>
          <w:lang w:val="en-US"/>
        </w:rPr>
        <w:t>Look</w:t>
      </w:r>
      <w:r w:rsidR="00D926B3" w:rsidRPr="00E818E4">
        <w:rPr>
          <w:lang w:val="en-US"/>
        </w:rPr>
        <w:t xml:space="preserve"> at Ajanta DHJ code on how to implement this.</w:t>
      </w:r>
      <w:r w:rsidR="003C58C0" w:rsidRPr="00E818E4">
        <w:rPr>
          <w:lang w:val="en-US"/>
        </w:rPr>
        <w:br/>
      </w:r>
    </w:p>
    <w:p w14:paraId="11F1AE80" w14:textId="77777777" w:rsidR="006F578D" w:rsidRPr="00E818E4" w:rsidRDefault="003C58C0" w:rsidP="003C58C0">
      <w:pPr>
        <w:keepNext/>
        <w:keepLines/>
        <w:rPr>
          <w:rFonts w:asciiTheme="minorHAnsi" w:hAnsiTheme="minorHAnsi"/>
          <w:lang w:val="en-US"/>
        </w:rPr>
      </w:pPr>
      <w:r w:rsidRPr="00E818E4">
        <w:rPr>
          <w:rFonts w:asciiTheme="minorHAnsi" w:hAnsiTheme="minorHAnsi"/>
          <w:lang w:val="en-US"/>
        </w:rPr>
        <w:t xml:space="preserve">This completes </w:t>
      </w:r>
      <w:r w:rsidR="006F578D" w:rsidRPr="00E818E4">
        <w:rPr>
          <w:rFonts w:asciiTheme="minorHAnsi" w:hAnsiTheme="minorHAnsi"/>
          <w:lang w:val="en-US"/>
        </w:rPr>
        <w:t xml:space="preserve">overall structure of the flow. </w:t>
      </w:r>
    </w:p>
    <w:p w14:paraId="0A51FEA3" w14:textId="2C04BFF9" w:rsidR="003C58C0" w:rsidRPr="00E818E4" w:rsidRDefault="006F578D" w:rsidP="003C58C0">
      <w:pPr>
        <w:keepNext/>
        <w:keepLines/>
        <w:rPr>
          <w:rFonts w:asciiTheme="minorHAnsi" w:hAnsiTheme="minorHAnsi"/>
          <w:lang w:val="en-US"/>
        </w:rPr>
      </w:pPr>
      <w:r w:rsidRPr="00E818E4">
        <w:rPr>
          <w:rFonts w:asciiTheme="minorHAnsi" w:hAnsiTheme="minorHAnsi"/>
          <w:lang w:val="en-US"/>
        </w:rPr>
        <w:t>In the next step we explore the heart of the algorithm</w:t>
      </w:r>
      <w:r w:rsidR="003C58C0" w:rsidRPr="00E818E4">
        <w:rPr>
          <w:rFonts w:asciiTheme="minorHAnsi" w:hAnsiTheme="minorHAnsi"/>
          <w:lang w:val="en-US"/>
        </w:rPr>
        <w:t xml:space="preserve"> </w:t>
      </w:r>
    </w:p>
    <w:p w14:paraId="73CFB591" w14:textId="77777777" w:rsidR="006F578D" w:rsidRPr="00E818E4" w:rsidRDefault="006F578D" w:rsidP="006F578D">
      <w:pPr>
        <w:keepNext/>
        <w:keepLines/>
        <w:rPr>
          <w:rFonts w:asciiTheme="minorHAnsi" w:hAnsiTheme="minorHAnsi"/>
          <w:lang w:val="en-US"/>
        </w:rPr>
      </w:pPr>
    </w:p>
    <w:p w14:paraId="1242A7F8" w14:textId="6E5F646A" w:rsidR="007F41E6" w:rsidRPr="00E818E4" w:rsidRDefault="007F41E6" w:rsidP="006F578D">
      <w:pPr>
        <w:keepNext/>
        <w:keepLines/>
        <w:rPr>
          <w:rFonts w:asciiTheme="minorHAnsi" w:hAnsiTheme="minorHAnsi"/>
          <w:lang w:val="en-US"/>
        </w:rPr>
      </w:pPr>
    </w:p>
    <w:p w14:paraId="35F5234A" w14:textId="77777777" w:rsidR="00A63F1C" w:rsidRPr="00E818E4" w:rsidRDefault="00A63F1C">
      <w:pPr>
        <w:rPr>
          <w:rFonts w:asciiTheme="minorHAnsi" w:eastAsiaTheme="majorEastAsia" w:hAnsiTheme="minorHAnsi" w:cstheme="majorBidi"/>
          <w:color w:val="0F4761" w:themeColor="accent1" w:themeShade="BF"/>
          <w:sz w:val="40"/>
          <w:szCs w:val="36"/>
          <w:lang w:val="en-US"/>
        </w:rPr>
      </w:pPr>
      <w:r w:rsidRPr="00E818E4">
        <w:rPr>
          <w:rFonts w:asciiTheme="minorHAnsi" w:hAnsiTheme="minorHAnsi"/>
          <w:lang w:val="en-US"/>
        </w:rPr>
        <w:br w:type="page"/>
      </w:r>
    </w:p>
    <w:p w14:paraId="75875FAC" w14:textId="461BDCDF" w:rsidR="006F578D" w:rsidRPr="00E818E4" w:rsidRDefault="006F578D" w:rsidP="006F578D">
      <w:pPr>
        <w:pStyle w:val="Heading1"/>
        <w:rPr>
          <w:rFonts w:asciiTheme="minorHAnsi" w:hAnsiTheme="minorHAnsi"/>
          <w:lang w:val="en-US"/>
        </w:rPr>
      </w:pPr>
      <w:r w:rsidRPr="00E818E4">
        <w:rPr>
          <w:rFonts w:asciiTheme="minorHAnsi" w:hAnsiTheme="minorHAnsi"/>
          <w:lang w:val="en-US"/>
        </w:rPr>
        <w:lastRenderedPageBreak/>
        <w:t xml:space="preserve">How stuff works </w:t>
      </w:r>
      <w:r w:rsidR="00A63F1C" w:rsidRPr="00E818E4">
        <w:rPr>
          <w:rFonts w:asciiTheme="minorHAnsi" w:hAnsiTheme="minorHAnsi"/>
          <w:lang w:val="en-US"/>
        </w:rPr>
        <w:br/>
      </w:r>
      <w:r w:rsidRPr="00E818E4">
        <w:rPr>
          <w:rFonts w:asciiTheme="minorHAnsi" w:hAnsiTheme="minorHAnsi"/>
          <w:lang w:val="en-US"/>
        </w:rPr>
        <w:t xml:space="preserve">- </w:t>
      </w:r>
      <w:bookmarkStart w:id="6" w:name="AlgoDeepDive"/>
      <w:r w:rsidRPr="00E818E4">
        <w:rPr>
          <w:rFonts w:asciiTheme="minorHAnsi" w:hAnsiTheme="minorHAnsi"/>
          <w:lang w:val="en-US"/>
        </w:rPr>
        <w:t xml:space="preserve">Deep dive into core </w:t>
      </w:r>
      <w:bookmarkEnd w:id="6"/>
      <w:r w:rsidRPr="00E818E4">
        <w:rPr>
          <w:rFonts w:asciiTheme="minorHAnsi" w:hAnsiTheme="minorHAnsi"/>
          <w:lang w:val="en-US"/>
        </w:rPr>
        <w:t>scheduler algorithm</w:t>
      </w:r>
    </w:p>
    <w:p w14:paraId="7BDBD256" w14:textId="656E49FC" w:rsidR="007F41E6" w:rsidRPr="00E818E4" w:rsidRDefault="007F41E6" w:rsidP="007F41E6">
      <w:pPr>
        <w:keepNext/>
        <w:keepLines/>
        <w:rPr>
          <w:rFonts w:asciiTheme="minorHAnsi" w:hAnsiTheme="minorHAnsi"/>
          <w:lang w:val="en-US"/>
        </w:rPr>
      </w:pPr>
    </w:p>
    <w:p w14:paraId="19C9B80C" w14:textId="21817B5F" w:rsidR="00A63F1C" w:rsidRPr="00E818E4" w:rsidRDefault="00A63F1C" w:rsidP="007F41E6">
      <w:pPr>
        <w:keepNext/>
        <w:keepLines/>
        <w:rPr>
          <w:rFonts w:asciiTheme="minorHAnsi" w:hAnsiTheme="minorHAnsi"/>
          <w:lang w:val="en-US"/>
        </w:rPr>
      </w:pPr>
      <w:r w:rsidRPr="00E818E4">
        <w:rPr>
          <w:rFonts w:asciiTheme="minorHAnsi" w:hAnsiTheme="minorHAnsi"/>
          <w:lang w:val="en-US"/>
        </w:rPr>
        <w:t xml:space="preserve">The main </w:t>
      </w:r>
      <w:r w:rsidR="001C6BF5" w:rsidRPr="00E818E4">
        <w:rPr>
          <w:rFonts w:asciiTheme="minorHAnsi" w:hAnsiTheme="minorHAnsi"/>
          <w:lang w:val="en-US"/>
        </w:rPr>
        <w:t xml:space="preserve">component of the algorithm is </w:t>
      </w:r>
      <w:r w:rsidR="002D49EA" w:rsidRPr="00E818E4">
        <w:rPr>
          <w:rFonts w:asciiTheme="minorHAnsi" w:hAnsiTheme="minorHAnsi"/>
          <w:lang w:val="en-US"/>
        </w:rPr>
        <w:t xml:space="preserve">to find the schedule for an operation of a job. There are many </w:t>
      </w:r>
      <w:r w:rsidR="001D326D" w:rsidRPr="00E818E4">
        <w:rPr>
          <w:rFonts w:asciiTheme="minorHAnsi" w:hAnsiTheme="minorHAnsi"/>
          <w:lang w:val="en-US"/>
        </w:rPr>
        <w:t>variables and constraints to be solved.</w:t>
      </w:r>
      <w:r w:rsidR="005A72CF" w:rsidRPr="00E818E4">
        <w:rPr>
          <w:rFonts w:asciiTheme="minorHAnsi" w:hAnsiTheme="minorHAnsi"/>
          <w:lang w:val="en-US"/>
        </w:rPr>
        <w:t xml:space="preserve"> </w:t>
      </w:r>
      <w:r w:rsidR="009840B9" w:rsidRPr="00E818E4">
        <w:rPr>
          <w:rFonts w:asciiTheme="minorHAnsi" w:hAnsiTheme="minorHAnsi"/>
          <w:lang w:val="en-US"/>
        </w:rPr>
        <w:br/>
      </w:r>
      <w:r w:rsidR="009840B9" w:rsidRPr="00E818E4">
        <w:rPr>
          <w:rFonts w:asciiTheme="minorHAnsi" w:hAnsiTheme="minorHAnsi"/>
          <w:lang w:val="en-US"/>
        </w:rPr>
        <w:br/>
        <w:t>Here we are going to operate on a single job</w:t>
      </w:r>
      <w:r w:rsidR="00275F5F" w:rsidRPr="00E818E4">
        <w:rPr>
          <w:rFonts w:asciiTheme="minorHAnsi" w:hAnsiTheme="minorHAnsi"/>
          <w:lang w:val="en-US"/>
        </w:rPr>
        <w:t xml:space="preserve"> irrespective </w:t>
      </w:r>
      <w:proofErr w:type="spellStart"/>
      <w:r w:rsidR="00275F5F" w:rsidRPr="00E818E4">
        <w:rPr>
          <w:rFonts w:asciiTheme="minorHAnsi" w:hAnsiTheme="minorHAnsi"/>
          <w:lang w:val="en-US"/>
        </w:rPr>
        <w:t>if</w:t>
      </w:r>
      <w:proofErr w:type="spellEnd"/>
      <w:r w:rsidR="00275F5F" w:rsidRPr="00E818E4">
        <w:rPr>
          <w:rFonts w:asciiTheme="minorHAnsi" w:hAnsiTheme="minorHAnsi"/>
          <w:lang w:val="en-US"/>
        </w:rPr>
        <w:t xml:space="preserve"> its common blend, bi/multi-layer, FG only or end to end.</w:t>
      </w:r>
    </w:p>
    <w:p w14:paraId="292DD22B" w14:textId="77777777" w:rsidR="00210DDB" w:rsidRPr="00E818E4" w:rsidRDefault="00210DDB" w:rsidP="007F41E6">
      <w:pPr>
        <w:keepNext/>
        <w:keepLines/>
        <w:rPr>
          <w:rFonts w:asciiTheme="minorHAnsi" w:hAnsiTheme="minorHAnsi"/>
          <w:lang w:val="en-US"/>
        </w:rPr>
      </w:pPr>
    </w:p>
    <w:p w14:paraId="23AA2419" w14:textId="1E09DFEF" w:rsidR="00210DDB" w:rsidRPr="00E818E4" w:rsidRDefault="0079449E" w:rsidP="007F41E6">
      <w:pPr>
        <w:keepNext/>
        <w:keepLines/>
        <w:rPr>
          <w:rFonts w:asciiTheme="minorHAnsi" w:hAnsiTheme="minorHAnsi"/>
          <w:lang w:val="en-US"/>
        </w:rPr>
      </w:pPr>
      <w:r w:rsidRPr="00E818E4">
        <w:rPr>
          <w:rFonts w:asciiTheme="minorHAnsi" w:hAnsiTheme="minorHAnsi"/>
          <w:lang w:val="en-US"/>
        </w:rPr>
        <w:t>The result</w:t>
      </w:r>
      <w:r w:rsidR="00210DDB" w:rsidRPr="00E818E4">
        <w:rPr>
          <w:rFonts w:asciiTheme="minorHAnsi" w:hAnsiTheme="minorHAnsi"/>
          <w:lang w:val="en-US"/>
        </w:rPr>
        <w:t xml:space="preserve"> </w:t>
      </w:r>
      <w:r w:rsidRPr="00E818E4">
        <w:rPr>
          <w:rFonts w:asciiTheme="minorHAnsi" w:hAnsiTheme="minorHAnsi"/>
          <w:lang w:val="en-US"/>
        </w:rPr>
        <w:t xml:space="preserve">of this module </w:t>
      </w:r>
      <w:r w:rsidR="00210DDB" w:rsidRPr="00E818E4">
        <w:rPr>
          <w:rFonts w:asciiTheme="minorHAnsi" w:hAnsiTheme="minorHAnsi"/>
          <w:lang w:val="en-US"/>
        </w:rPr>
        <w:t xml:space="preserve">is </w:t>
      </w:r>
      <w:r w:rsidRPr="00E818E4">
        <w:rPr>
          <w:rFonts w:asciiTheme="minorHAnsi" w:hAnsiTheme="minorHAnsi"/>
          <w:lang w:val="en-US"/>
        </w:rPr>
        <w:t xml:space="preserve">SUCCESS, FAILURE, RETRY. </w:t>
      </w:r>
      <w:r w:rsidRPr="00E818E4">
        <w:rPr>
          <w:rFonts w:asciiTheme="minorHAnsi" w:hAnsiTheme="minorHAnsi"/>
          <w:lang w:val="en-US"/>
        </w:rPr>
        <w:br/>
        <w:t>In case of success, record the data</w:t>
      </w:r>
      <w:r w:rsidR="00C7096D" w:rsidRPr="00E818E4">
        <w:rPr>
          <w:rFonts w:asciiTheme="minorHAnsi" w:hAnsiTheme="minorHAnsi"/>
          <w:lang w:val="en-US"/>
        </w:rPr>
        <w:t xml:space="preserve"> (we will see this in </w:t>
      </w:r>
      <w:r w:rsidR="00B217B2" w:rsidRPr="00E818E4">
        <w:rPr>
          <w:rFonts w:asciiTheme="minorHAnsi" w:hAnsiTheme="minorHAnsi"/>
          <w:lang w:val="en-US"/>
        </w:rPr>
        <w:t>detail</w:t>
      </w:r>
      <w:r w:rsidR="00C7096D" w:rsidRPr="00E818E4">
        <w:rPr>
          <w:rFonts w:asciiTheme="minorHAnsi" w:hAnsiTheme="minorHAnsi"/>
          <w:lang w:val="en-US"/>
        </w:rPr>
        <w:t>)</w:t>
      </w:r>
      <w:r w:rsidR="00F22EB2" w:rsidRPr="00E818E4">
        <w:rPr>
          <w:rFonts w:asciiTheme="minorHAnsi" w:hAnsiTheme="minorHAnsi"/>
          <w:lang w:val="en-US"/>
        </w:rPr>
        <w:br/>
      </w:r>
      <w:r w:rsidR="00F22EB2" w:rsidRPr="00E818E4">
        <w:rPr>
          <w:rFonts w:asciiTheme="minorHAnsi" w:hAnsiTheme="minorHAnsi"/>
          <w:lang w:val="en-US"/>
        </w:rPr>
        <w:br/>
        <w:t>Let’s consider the following as example</w:t>
      </w:r>
      <w:r w:rsidR="00F22EB2" w:rsidRPr="00E818E4">
        <w:rPr>
          <w:rFonts w:asciiTheme="minorHAnsi" w:hAnsiTheme="minorHAnsi"/>
          <w:lang w:val="en-US"/>
        </w:rPr>
        <w:br/>
      </w:r>
      <w:r w:rsidR="00F22EB2" w:rsidRPr="00E818E4">
        <w:rPr>
          <w:rFonts w:asciiTheme="minorHAnsi" w:hAnsiTheme="minorHAnsi" w:cs="Consolas"/>
          <w:sz w:val="18"/>
          <w:szCs w:val="18"/>
          <w:lang w:val="en-US"/>
        </w:rPr>
        <w:t>(M1, M2)</w:t>
      </w:r>
      <w:r w:rsidR="00F22EB2" w:rsidRPr="00E818E4">
        <w:rPr>
          <w:rFonts w:asciiTheme="minorHAnsi" w:eastAsia="Wingdings" w:hAnsiTheme="minorHAnsi" w:cs="Wingdings"/>
          <w:sz w:val="18"/>
          <w:szCs w:val="18"/>
          <w:lang w:val="en-US"/>
        </w:rPr>
        <w:sym w:font="Wingdings" w:char="F0E0"/>
      </w:r>
      <w:r w:rsidR="00F22EB2" w:rsidRPr="00E818E4">
        <w:rPr>
          <w:rFonts w:asciiTheme="minorHAnsi" w:hAnsiTheme="minorHAnsi" w:cs="Consolas"/>
          <w:sz w:val="18"/>
          <w:szCs w:val="18"/>
          <w:lang w:val="en-US"/>
        </w:rPr>
        <w:t xml:space="preserve"> (M7) </w:t>
      </w:r>
      <w:r w:rsidR="00F22EB2" w:rsidRPr="00E818E4">
        <w:rPr>
          <w:rFonts w:asciiTheme="minorHAnsi" w:eastAsia="Wingdings" w:hAnsiTheme="minorHAnsi" w:cs="Wingdings"/>
          <w:sz w:val="18"/>
          <w:szCs w:val="18"/>
          <w:lang w:val="en-US"/>
        </w:rPr>
        <w:sym w:font="Wingdings" w:char="F0E0"/>
      </w:r>
      <w:r w:rsidR="00F22EB2" w:rsidRPr="00E818E4">
        <w:rPr>
          <w:rFonts w:asciiTheme="minorHAnsi" w:hAnsiTheme="minorHAnsi" w:cs="Consolas"/>
          <w:sz w:val="18"/>
          <w:szCs w:val="18"/>
          <w:lang w:val="en-US"/>
        </w:rPr>
        <w:t xml:space="preserve"> (</w:t>
      </w:r>
      <w:r w:rsidR="00F22EB2" w:rsidRPr="00E818E4">
        <w:rPr>
          <w:rFonts w:asciiTheme="minorHAnsi" w:hAnsiTheme="minorHAnsi" w:cs="Consolas"/>
          <w:color w:val="00B0F0"/>
          <w:sz w:val="18"/>
          <w:szCs w:val="18"/>
          <w:lang w:val="en-US"/>
        </w:rPr>
        <w:t>M15, M16, M17, M18</w:t>
      </w:r>
      <w:r w:rsidR="00F22EB2" w:rsidRPr="00E818E4">
        <w:rPr>
          <w:rFonts w:asciiTheme="minorHAnsi" w:hAnsiTheme="minorHAnsi" w:cs="Consolas"/>
          <w:sz w:val="18"/>
          <w:szCs w:val="18"/>
          <w:lang w:val="en-US"/>
        </w:rPr>
        <w:t xml:space="preserve">) </w:t>
      </w:r>
      <w:r w:rsidR="00F22EB2" w:rsidRPr="00E818E4">
        <w:rPr>
          <w:rFonts w:asciiTheme="minorHAnsi" w:eastAsia="Wingdings" w:hAnsiTheme="minorHAnsi" w:cs="Wingdings"/>
          <w:sz w:val="18"/>
          <w:szCs w:val="18"/>
          <w:lang w:val="en-US"/>
        </w:rPr>
        <w:sym w:font="Wingdings" w:char="F0E0"/>
      </w:r>
      <w:r w:rsidR="00F22EB2" w:rsidRPr="00E818E4">
        <w:rPr>
          <w:rFonts w:asciiTheme="minorHAnsi" w:hAnsiTheme="minorHAnsi" w:cs="Consolas"/>
          <w:sz w:val="18"/>
          <w:szCs w:val="18"/>
          <w:lang w:val="en-US"/>
        </w:rPr>
        <w:t xml:space="preserve"> (M8, M9) </w:t>
      </w:r>
      <w:r w:rsidR="00F22EB2" w:rsidRPr="00E818E4">
        <w:rPr>
          <w:rFonts w:asciiTheme="minorHAnsi" w:eastAsia="Wingdings" w:hAnsiTheme="minorHAnsi" w:cs="Wingdings"/>
          <w:sz w:val="18"/>
          <w:szCs w:val="18"/>
          <w:lang w:val="en-US"/>
        </w:rPr>
        <w:sym w:font="Wingdings" w:char="F0E0"/>
      </w:r>
      <w:r w:rsidR="00F22EB2" w:rsidRPr="00E818E4">
        <w:rPr>
          <w:rFonts w:asciiTheme="minorHAnsi" w:hAnsiTheme="minorHAnsi" w:cs="Consolas"/>
          <w:sz w:val="18"/>
          <w:szCs w:val="18"/>
          <w:lang w:val="en-US"/>
        </w:rPr>
        <w:t xml:space="preserve"> (M45,</w:t>
      </w:r>
      <w:r w:rsidR="00FE6AF3" w:rsidRPr="00E818E4">
        <w:rPr>
          <w:rFonts w:asciiTheme="minorHAnsi" w:hAnsiTheme="minorHAnsi" w:cs="Consolas"/>
          <w:sz w:val="18"/>
          <w:szCs w:val="18"/>
          <w:lang w:val="en-US"/>
        </w:rPr>
        <w:t xml:space="preserve"> </w:t>
      </w:r>
      <w:r w:rsidR="00F22EB2" w:rsidRPr="00E818E4">
        <w:rPr>
          <w:rFonts w:asciiTheme="minorHAnsi" w:hAnsiTheme="minorHAnsi" w:cs="Consolas"/>
          <w:sz w:val="18"/>
          <w:szCs w:val="18"/>
          <w:lang w:val="en-US"/>
        </w:rPr>
        <w:t xml:space="preserve">M55) </w:t>
      </w:r>
      <w:r w:rsidR="00F22EB2" w:rsidRPr="00E818E4">
        <w:rPr>
          <w:rFonts w:asciiTheme="minorHAnsi" w:eastAsia="Wingdings" w:hAnsiTheme="minorHAnsi" w:cs="Wingdings"/>
          <w:sz w:val="18"/>
          <w:szCs w:val="18"/>
          <w:lang w:val="en-US"/>
        </w:rPr>
        <w:sym w:font="Wingdings" w:char="F0E0"/>
      </w:r>
      <w:r w:rsidR="00F22EB2" w:rsidRPr="00E818E4">
        <w:rPr>
          <w:rFonts w:asciiTheme="minorHAnsi" w:hAnsiTheme="minorHAnsi" w:cs="Consolas"/>
          <w:sz w:val="18"/>
          <w:szCs w:val="18"/>
          <w:lang w:val="en-US"/>
        </w:rPr>
        <w:t xml:space="preserve"> (M11, M12)</w:t>
      </w:r>
      <w:r w:rsidR="00F22EB2" w:rsidRPr="00E818E4">
        <w:rPr>
          <w:rFonts w:asciiTheme="minorHAnsi" w:hAnsiTheme="minorHAnsi" w:cs="Consolas"/>
          <w:sz w:val="18"/>
          <w:szCs w:val="18"/>
          <w:lang w:val="en-US"/>
        </w:rPr>
        <w:br/>
        <w:t xml:space="preserve">Granulation – Blending – </w:t>
      </w:r>
      <w:r w:rsidR="00F22EB2" w:rsidRPr="00E818E4">
        <w:rPr>
          <w:rFonts w:asciiTheme="minorHAnsi" w:hAnsiTheme="minorHAnsi" w:cs="Consolas"/>
          <w:color w:val="00B0F0"/>
          <w:sz w:val="18"/>
          <w:szCs w:val="18"/>
          <w:lang w:val="en-US"/>
        </w:rPr>
        <w:t xml:space="preserve">Compression </w:t>
      </w:r>
      <w:r w:rsidR="00F22EB2" w:rsidRPr="00E818E4">
        <w:rPr>
          <w:rFonts w:asciiTheme="minorHAnsi" w:hAnsiTheme="minorHAnsi" w:cs="Consolas"/>
          <w:sz w:val="18"/>
          <w:szCs w:val="18"/>
          <w:lang w:val="en-US"/>
        </w:rPr>
        <w:t xml:space="preserve">– </w:t>
      </w:r>
      <w:r w:rsidR="00F22EB2" w:rsidRPr="00E818E4">
        <w:rPr>
          <w:rFonts w:asciiTheme="minorHAnsi" w:hAnsiTheme="minorHAnsi" w:cs="Consolas"/>
          <w:color w:val="EE0000"/>
          <w:sz w:val="18"/>
          <w:szCs w:val="18"/>
          <w:lang w:val="en-US"/>
        </w:rPr>
        <w:t xml:space="preserve">Again Blending </w:t>
      </w:r>
      <w:r w:rsidR="00F22EB2" w:rsidRPr="00E818E4">
        <w:rPr>
          <w:rFonts w:asciiTheme="minorHAnsi" w:hAnsiTheme="minorHAnsi" w:cs="Consolas"/>
          <w:sz w:val="18"/>
          <w:szCs w:val="18"/>
          <w:lang w:val="en-US"/>
        </w:rPr>
        <w:t>- Coating – Packing</w:t>
      </w:r>
    </w:p>
    <w:p w14:paraId="4A64D222" w14:textId="77777777" w:rsidR="00210DDB" w:rsidRPr="00E818E4" w:rsidRDefault="00210DDB" w:rsidP="009840B9">
      <w:pPr>
        <w:rPr>
          <w:rFonts w:asciiTheme="minorHAnsi" w:hAnsiTheme="minorHAnsi"/>
          <w:lang w:val="en-US"/>
        </w:rPr>
      </w:pPr>
    </w:p>
    <w:p w14:paraId="07004E4A" w14:textId="58F6C85F" w:rsidR="00F769A4" w:rsidRPr="00E818E4" w:rsidRDefault="00210DDB" w:rsidP="00CA5720">
      <w:pPr>
        <w:pStyle w:val="ListParagraph"/>
        <w:numPr>
          <w:ilvl w:val="0"/>
          <w:numId w:val="11"/>
        </w:numPr>
        <w:ind w:left="284" w:hanging="284"/>
        <w:rPr>
          <w:lang w:val="en-US"/>
        </w:rPr>
      </w:pPr>
      <w:bookmarkStart w:id="7" w:name="PathGenExample"/>
      <w:bookmarkEnd w:id="7"/>
      <w:r w:rsidRPr="00E818E4">
        <w:rPr>
          <w:lang w:val="en-US"/>
        </w:rPr>
        <w:t xml:space="preserve">Get all the </w:t>
      </w:r>
      <w:hyperlink w:anchor="PathGeneration" w:history="1">
        <w:r w:rsidRPr="00E818E4">
          <w:rPr>
            <w:rStyle w:val="Hyperlink"/>
            <w:lang w:val="en-US"/>
          </w:rPr>
          <w:t>paths</w:t>
        </w:r>
        <w:r w:rsidR="00C7096D" w:rsidRPr="00E818E4">
          <w:rPr>
            <w:rStyle w:val="Hyperlink"/>
            <w:lang w:val="en-US"/>
          </w:rPr>
          <w:t xml:space="preserve"> for the job</w:t>
        </w:r>
      </w:hyperlink>
      <w:r w:rsidR="00C7096D" w:rsidRPr="00E818E4">
        <w:rPr>
          <w:lang w:val="en-US"/>
        </w:rPr>
        <w:t xml:space="preserve">. </w:t>
      </w:r>
      <w:r w:rsidR="00F22EB2" w:rsidRPr="00E818E4">
        <w:rPr>
          <w:lang w:val="en-US"/>
        </w:rPr>
        <w:t>The typical paths would be</w:t>
      </w:r>
      <w:r w:rsidR="00F22EB2" w:rsidRPr="00E818E4">
        <w:rPr>
          <w:lang w:val="en-US"/>
        </w:rPr>
        <w:br/>
      </w:r>
      <w:r w:rsidR="00F22EB2" w:rsidRPr="00E818E4">
        <w:rPr>
          <w:rFonts w:cs="Consolas"/>
          <w:sz w:val="18"/>
          <w:szCs w:val="18"/>
          <w:lang w:val="en-US"/>
        </w:rPr>
        <w:t>Path1 - (M1)</w:t>
      </w:r>
      <w:r w:rsidR="0093027B">
        <w:rPr>
          <w:rFonts w:cs="Consolas"/>
          <w:sz w:val="18"/>
          <w:szCs w:val="18"/>
          <w:lang w:val="en-US"/>
        </w:rPr>
        <w:t xml:space="preserve"> </w:t>
      </w:r>
      <w:r w:rsidR="00FC3278" w:rsidRPr="00FC3278">
        <w:rPr>
          <w:rFonts w:eastAsia="Wingdings" w:cs="Wingdings"/>
          <w:sz w:val="18"/>
          <w:szCs w:val="18"/>
          <w:lang w:val="en-US"/>
        </w:rPr>
        <w:sym w:font="Wingdings" w:char="F0E0"/>
      </w:r>
      <w:r w:rsidR="00F22EB2" w:rsidRPr="00E818E4">
        <w:rPr>
          <w:rFonts w:cs="Consolas"/>
          <w:sz w:val="18"/>
          <w:szCs w:val="18"/>
          <w:lang w:val="en-US"/>
        </w:rPr>
        <w:t xml:space="preserve"> (M7) </w:t>
      </w:r>
      <w:r w:rsidR="0093027B" w:rsidRPr="00FC3278">
        <w:rPr>
          <w:rFonts w:eastAsia="Wingdings" w:cs="Wingdings"/>
          <w:sz w:val="18"/>
          <w:szCs w:val="18"/>
          <w:lang w:val="en-US"/>
        </w:rPr>
        <w:sym w:font="Wingdings" w:char="F0E0"/>
      </w:r>
      <w:r w:rsidR="0093027B" w:rsidRPr="00E818E4">
        <w:rPr>
          <w:rFonts w:cs="Consolas"/>
          <w:sz w:val="18"/>
          <w:szCs w:val="18"/>
          <w:lang w:val="en-US"/>
        </w:rPr>
        <w:t xml:space="preserve"> </w:t>
      </w:r>
      <w:r w:rsidR="00F22EB2" w:rsidRPr="00E818E4">
        <w:rPr>
          <w:rFonts w:cs="Consolas"/>
          <w:sz w:val="18"/>
          <w:szCs w:val="18"/>
          <w:lang w:val="en-US"/>
        </w:rPr>
        <w:t xml:space="preserve"> (</w:t>
      </w:r>
      <w:r w:rsidR="00F22EB2" w:rsidRPr="00E818E4">
        <w:rPr>
          <w:rFonts w:cs="Consolas"/>
          <w:color w:val="00B0F0"/>
          <w:sz w:val="18"/>
          <w:szCs w:val="18"/>
          <w:lang w:val="en-US"/>
        </w:rPr>
        <w:t>M15</w:t>
      </w:r>
      <w:r w:rsidR="00F22EB2" w:rsidRPr="00E818E4">
        <w:rPr>
          <w:rFonts w:cs="Consolas"/>
          <w:sz w:val="18"/>
          <w:szCs w:val="18"/>
          <w:lang w:val="en-US"/>
        </w:rPr>
        <w:t xml:space="preserve">) </w:t>
      </w:r>
      <w:r w:rsidR="0093027B" w:rsidRPr="00FC3278">
        <w:rPr>
          <w:rFonts w:eastAsia="Wingdings" w:cs="Wingdings"/>
          <w:sz w:val="18"/>
          <w:szCs w:val="18"/>
          <w:lang w:val="en-US"/>
        </w:rPr>
        <w:sym w:font="Wingdings" w:char="F0E0"/>
      </w:r>
      <w:r w:rsidR="0093027B" w:rsidRPr="00E818E4">
        <w:rPr>
          <w:rFonts w:cs="Consolas"/>
          <w:sz w:val="18"/>
          <w:szCs w:val="18"/>
          <w:lang w:val="en-US"/>
        </w:rPr>
        <w:t xml:space="preserve"> </w:t>
      </w:r>
      <w:r w:rsidR="00F22EB2" w:rsidRPr="00E818E4">
        <w:rPr>
          <w:rFonts w:cs="Consolas"/>
          <w:sz w:val="18"/>
          <w:szCs w:val="18"/>
          <w:lang w:val="en-US"/>
        </w:rPr>
        <w:t xml:space="preserve"> (M8) </w:t>
      </w:r>
      <w:r w:rsidR="0093027B" w:rsidRPr="00FC3278">
        <w:rPr>
          <w:rFonts w:eastAsia="Wingdings" w:cs="Wingdings"/>
          <w:sz w:val="18"/>
          <w:szCs w:val="18"/>
          <w:lang w:val="en-US"/>
        </w:rPr>
        <w:sym w:font="Wingdings" w:char="F0E0"/>
      </w:r>
      <w:r w:rsidR="0093027B" w:rsidRPr="00E818E4">
        <w:rPr>
          <w:rFonts w:cs="Consolas"/>
          <w:sz w:val="18"/>
          <w:szCs w:val="18"/>
          <w:lang w:val="en-US"/>
        </w:rPr>
        <w:t xml:space="preserve"> </w:t>
      </w:r>
      <w:r w:rsidR="00F22EB2" w:rsidRPr="00E818E4">
        <w:rPr>
          <w:rFonts w:cs="Consolas"/>
          <w:sz w:val="18"/>
          <w:szCs w:val="18"/>
          <w:lang w:val="en-US"/>
        </w:rPr>
        <w:t xml:space="preserve"> (M45</w:t>
      </w:r>
      <w:r w:rsidR="008E587F" w:rsidRPr="00E818E4">
        <w:rPr>
          <w:rFonts w:cs="Consolas"/>
          <w:sz w:val="18"/>
          <w:szCs w:val="18"/>
          <w:lang w:val="en-US"/>
        </w:rPr>
        <w:t xml:space="preserve">) </w:t>
      </w:r>
      <w:r w:rsidR="0093027B" w:rsidRPr="00FC3278">
        <w:rPr>
          <w:rFonts w:eastAsia="Wingdings" w:cs="Wingdings"/>
          <w:sz w:val="18"/>
          <w:szCs w:val="18"/>
          <w:lang w:val="en-US"/>
        </w:rPr>
        <w:sym w:font="Wingdings" w:char="F0E0"/>
      </w:r>
      <w:r w:rsidR="0093027B" w:rsidRPr="00E818E4">
        <w:rPr>
          <w:rFonts w:cs="Consolas"/>
          <w:sz w:val="18"/>
          <w:szCs w:val="18"/>
          <w:lang w:val="en-US"/>
        </w:rPr>
        <w:t xml:space="preserve"> </w:t>
      </w:r>
      <w:r w:rsidR="00F22EB2" w:rsidRPr="00E818E4">
        <w:rPr>
          <w:rFonts w:cs="Consolas"/>
          <w:sz w:val="18"/>
          <w:szCs w:val="18"/>
          <w:lang w:val="en-US"/>
        </w:rPr>
        <w:t xml:space="preserve"> (M11)</w:t>
      </w:r>
      <w:r w:rsidR="00F22EB2" w:rsidRPr="00E818E4">
        <w:rPr>
          <w:rFonts w:cs="Consolas"/>
          <w:sz w:val="18"/>
          <w:szCs w:val="18"/>
          <w:lang w:val="en-US"/>
        </w:rPr>
        <w:br/>
        <w:t>Path2 - (M1)</w:t>
      </w:r>
      <w:r w:rsidR="00CA2601">
        <w:rPr>
          <w:rFonts w:cs="Consolas"/>
          <w:sz w:val="18"/>
          <w:szCs w:val="18"/>
          <w:lang w:val="en-US"/>
        </w:rPr>
        <w:t xml:space="preserve"> </w:t>
      </w:r>
      <w:r w:rsidR="00CA2601" w:rsidRPr="00FC3278">
        <w:rPr>
          <w:rFonts w:eastAsia="Wingdings" w:cs="Wingdings"/>
          <w:sz w:val="18"/>
          <w:szCs w:val="18"/>
          <w:lang w:val="en-US"/>
        </w:rPr>
        <w:sym w:font="Wingdings" w:char="F0E0"/>
      </w:r>
      <w:r w:rsidR="00F22EB2" w:rsidRPr="00E818E4">
        <w:rPr>
          <w:rFonts w:cs="Consolas"/>
          <w:sz w:val="18"/>
          <w:szCs w:val="18"/>
          <w:lang w:val="en-US"/>
        </w:rPr>
        <w:t xml:space="preserve"> (M7) </w:t>
      </w:r>
      <w:r w:rsidR="00CA2601" w:rsidRPr="00FC3278">
        <w:rPr>
          <w:rFonts w:eastAsia="Wingdings" w:cs="Wingdings"/>
          <w:sz w:val="18"/>
          <w:szCs w:val="18"/>
          <w:lang w:val="en-US"/>
        </w:rPr>
        <w:sym w:font="Wingdings" w:char="F0E0"/>
      </w:r>
      <w:r w:rsidR="00CA2601" w:rsidRPr="00E818E4">
        <w:rPr>
          <w:rFonts w:cs="Consolas"/>
          <w:sz w:val="18"/>
          <w:szCs w:val="18"/>
          <w:lang w:val="en-US"/>
        </w:rPr>
        <w:t xml:space="preserve"> </w:t>
      </w:r>
      <w:r w:rsidR="00F22EB2" w:rsidRPr="00E818E4">
        <w:rPr>
          <w:rFonts w:cs="Consolas"/>
          <w:sz w:val="18"/>
          <w:szCs w:val="18"/>
          <w:lang w:val="en-US"/>
        </w:rPr>
        <w:t xml:space="preserve"> (</w:t>
      </w:r>
      <w:r w:rsidR="00F22EB2" w:rsidRPr="00E818E4">
        <w:rPr>
          <w:rFonts w:cs="Consolas"/>
          <w:color w:val="00B0F0"/>
          <w:sz w:val="18"/>
          <w:szCs w:val="18"/>
          <w:lang w:val="en-US"/>
        </w:rPr>
        <w:t>M16</w:t>
      </w:r>
      <w:r w:rsidR="00F22EB2" w:rsidRPr="00E818E4">
        <w:rPr>
          <w:rFonts w:cs="Consolas"/>
          <w:sz w:val="18"/>
          <w:szCs w:val="18"/>
          <w:lang w:val="en-US"/>
        </w:rPr>
        <w:t xml:space="preserve">) </w:t>
      </w:r>
      <w:r w:rsidR="00CA2601" w:rsidRPr="00FC3278">
        <w:rPr>
          <w:rFonts w:eastAsia="Wingdings" w:cs="Wingdings"/>
          <w:sz w:val="18"/>
          <w:szCs w:val="18"/>
          <w:lang w:val="en-US"/>
        </w:rPr>
        <w:sym w:font="Wingdings" w:char="F0E0"/>
      </w:r>
      <w:r w:rsidR="00CA2601" w:rsidRPr="00E818E4">
        <w:rPr>
          <w:rFonts w:cs="Consolas"/>
          <w:sz w:val="18"/>
          <w:szCs w:val="18"/>
          <w:lang w:val="en-US"/>
        </w:rPr>
        <w:t xml:space="preserve"> </w:t>
      </w:r>
      <w:r w:rsidR="00F22EB2" w:rsidRPr="00E818E4">
        <w:rPr>
          <w:rFonts w:cs="Consolas"/>
          <w:sz w:val="18"/>
          <w:szCs w:val="18"/>
          <w:lang w:val="en-US"/>
        </w:rPr>
        <w:t xml:space="preserve"> (M8) </w:t>
      </w:r>
      <w:r w:rsidR="00CA2601" w:rsidRPr="00FC3278">
        <w:rPr>
          <w:rFonts w:eastAsia="Wingdings" w:cs="Wingdings"/>
          <w:sz w:val="18"/>
          <w:szCs w:val="18"/>
          <w:lang w:val="en-US"/>
        </w:rPr>
        <w:sym w:font="Wingdings" w:char="F0E0"/>
      </w:r>
      <w:r w:rsidR="00CA2601" w:rsidRPr="00E818E4">
        <w:rPr>
          <w:rFonts w:cs="Consolas"/>
          <w:sz w:val="18"/>
          <w:szCs w:val="18"/>
          <w:lang w:val="en-US"/>
        </w:rPr>
        <w:t xml:space="preserve"> </w:t>
      </w:r>
      <w:r w:rsidR="00F22EB2" w:rsidRPr="00E818E4">
        <w:rPr>
          <w:rFonts w:cs="Consolas"/>
          <w:sz w:val="18"/>
          <w:szCs w:val="18"/>
          <w:lang w:val="en-US"/>
        </w:rPr>
        <w:t xml:space="preserve"> (M45</w:t>
      </w:r>
      <w:r w:rsidR="008E587F" w:rsidRPr="00E818E4">
        <w:rPr>
          <w:rFonts w:cs="Consolas"/>
          <w:sz w:val="18"/>
          <w:szCs w:val="18"/>
          <w:lang w:val="en-US"/>
        </w:rPr>
        <w:t xml:space="preserve">) </w:t>
      </w:r>
      <w:r w:rsidR="00CA2601" w:rsidRPr="00FC3278">
        <w:rPr>
          <w:rFonts w:eastAsia="Wingdings" w:cs="Wingdings"/>
          <w:sz w:val="18"/>
          <w:szCs w:val="18"/>
          <w:lang w:val="en-US"/>
        </w:rPr>
        <w:sym w:font="Wingdings" w:char="F0E0"/>
      </w:r>
      <w:r w:rsidR="00CA2601" w:rsidRPr="00E818E4">
        <w:rPr>
          <w:rFonts w:cs="Consolas"/>
          <w:sz w:val="18"/>
          <w:szCs w:val="18"/>
          <w:lang w:val="en-US"/>
        </w:rPr>
        <w:t xml:space="preserve"> </w:t>
      </w:r>
      <w:r w:rsidR="00F22EB2" w:rsidRPr="00E818E4">
        <w:rPr>
          <w:rFonts w:cs="Consolas"/>
          <w:sz w:val="18"/>
          <w:szCs w:val="18"/>
          <w:lang w:val="en-US"/>
        </w:rPr>
        <w:t xml:space="preserve"> (M11)</w:t>
      </w:r>
      <w:r w:rsidR="00F22EB2" w:rsidRPr="00E818E4">
        <w:rPr>
          <w:rFonts w:cs="Consolas"/>
          <w:sz w:val="18"/>
          <w:szCs w:val="18"/>
          <w:lang w:val="en-US"/>
        </w:rPr>
        <w:br/>
        <w:t>...</w:t>
      </w:r>
      <w:r w:rsidR="00F22EB2" w:rsidRPr="00E818E4">
        <w:rPr>
          <w:rFonts w:cs="Consolas"/>
          <w:sz w:val="18"/>
          <w:szCs w:val="18"/>
          <w:lang w:val="en-US"/>
        </w:rPr>
        <w:br/>
        <w:t>Path 10 - (M2)</w:t>
      </w:r>
      <w:r w:rsidR="004537C0">
        <w:rPr>
          <w:rFonts w:cs="Consolas"/>
          <w:sz w:val="18"/>
          <w:szCs w:val="18"/>
          <w:lang w:val="en-US"/>
        </w:rPr>
        <w:t xml:space="preserve"> </w:t>
      </w:r>
      <w:r w:rsidR="004537C0" w:rsidRPr="00FC3278">
        <w:rPr>
          <w:rFonts w:eastAsia="Wingdings" w:cs="Wingdings"/>
          <w:sz w:val="18"/>
          <w:szCs w:val="18"/>
          <w:lang w:val="en-US"/>
        </w:rPr>
        <w:sym w:font="Wingdings" w:char="F0E0"/>
      </w:r>
      <w:r w:rsidR="004537C0" w:rsidRPr="00E818E4">
        <w:rPr>
          <w:rFonts w:cs="Consolas"/>
          <w:sz w:val="18"/>
          <w:szCs w:val="18"/>
          <w:lang w:val="en-US"/>
        </w:rPr>
        <w:t xml:space="preserve"> </w:t>
      </w:r>
      <w:r w:rsidR="00F22EB2" w:rsidRPr="00E818E4">
        <w:rPr>
          <w:rFonts w:cs="Consolas"/>
          <w:sz w:val="18"/>
          <w:szCs w:val="18"/>
          <w:lang w:val="en-US"/>
        </w:rPr>
        <w:t xml:space="preserve"> (M7) </w:t>
      </w:r>
      <w:r w:rsidR="004537C0" w:rsidRPr="00FC3278">
        <w:rPr>
          <w:rFonts w:eastAsia="Wingdings" w:cs="Wingdings"/>
          <w:sz w:val="18"/>
          <w:szCs w:val="18"/>
          <w:lang w:val="en-US"/>
        </w:rPr>
        <w:sym w:font="Wingdings" w:char="F0E0"/>
      </w:r>
      <w:r w:rsidR="004537C0" w:rsidRPr="00E818E4">
        <w:rPr>
          <w:rFonts w:cs="Consolas"/>
          <w:sz w:val="18"/>
          <w:szCs w:val="18"/>
          <w:lang w:val="en-US"/>
        </w:rPr>
        <w:t xml:space="preserve"> </w:t>
      </w:r>
      <w:r w:rsidR="00F22EB2" w:rsidRPr="00E818E4">
        <w:rPr>
          <w:rFonts w:cs="Consolas"/>
          <w:sz w:val="18"/>
          <w:szCs w:val="18"/>
          <w:lang w:val="en-US"/>
        </w:rPr>
        <w:t xml:space="preserve"> (</w:t>
      </w:r>
      <w:r w:rsidR="00F22EB2" w:rsidRPr="00E818E4">
        <w:rPr>
          <w:rFonts w:cs="Consolas"/>
          <w:color w:val="00B0F0"/>
          <w:sz w:val="18"/>
          <w:szCs w:val="18"/>
          <w:lang w:val="en-US"/>
        </w:rPr>
        <w:t>M1</w:t>
      </w:r>
      <w:r w:rsidR="00FE6AF3" w:rsidRPr="00E818E4">
        <w:rPr>
          <w:rFonts w:cs="Consolas"/>
          <w:color w:val="00B0F0"/>
          <w:sz w:val="18"/>
          <w:szCs w:val="18"/>
          <w:lang w:val="en-US"/>
        </w:rPr>
        <w:t>8</w:t>
      </w:r>
      <w:r w:rsidR="00F22EB2" w:rsidRPr="00E818E4">
        <w:rPr>
          <w:rFonts w:cs="Consolas"/>
          <w:sz w:val="18"/>
          <w:szCs w:val="18"/>
          <w:lang w:val="en-US"/>
        </w:rPr>
        <w:t xml:space="preserve">) </w:t>
      </w:r>
      <w:r w:rsidR="004537C0" w:rsidRPr="00FC3278">
        <w:rPr>
          <w:rFonts w:eastAsia="Wingdings" w:cs="Wingdings"/>
          <w:sz w:val="18"/>
          <w:szCs w:val="18"/>
          <w:lang w:val="en-US"/>
        </w:rPr>
        <w:sym w:font="Wingdings" w:char="F0E0"/>
      </w:r>
      <w:r w:rsidR="004537C0" w:rsidRPr="00E818E4">
        <w:rPr>
          <w:rFonts w:cs="Consolas"/>
          <w:sz w:val="18"/>
          <w:szCs w:val="18"/>
          <w:lang w:val="en-US"/>
        </w:rPr>
        <w:t xml:space="preserve"> </w:t>
      </w:r>
      <w:r w:rsidR="00F22EB2" w:rsidRPr="00E818E4">
        <w:rPr>
          <w:rFonts w:cs="Consolas"/>
          <w:sz w:val="18"/>
          <w:szCs w:val="18"/>
          <w:lang w:val="en-US"/>
        </w:rPr>
        <w:t xml:space="preserve"> (M9) </w:t>
      </w:r>
      <w:r w:rsidR="004537C0" w:rsidRPr="00FC3278">
        <w:rPr>
          <w:rFonts w:eastAsia="Wingdings" w:cs="Wingdings"/>
          <w:sz w:val="18"/>
          <w:szCs w:val="18"/>
          <w:lang w:val="en-US"/>
        </w:rPr>
        <w:sym w:font="Wingdings" w:char="F0E0"/>
      </w:r>
      <w:r w:rsidR="004537C0" w:rsidRPr="00E818E4">
        <w:rPr>
          <w:rFonts w:cs="Consolas"/>
          <w:sz w:val="18"/>
          <w:szCs w:val="18"/>
          <w:lang w:val="en-US"/>
        </w:rPr>
        <w:t xml:space="preserve"> </w:t>
      </w:r>
      <w:r w:rsidR="00F22EB2" w:rsidRPr="00E818E4">
        <w:rPr>
          <w:rFonts w:cs="Consolas"/>
          <w:sz w:val="18"/>
          <w:szCs w:val="18"/>
          <w:lang w:val="en-US"/>
        </w:rPr>
        <w:t xml:space="preserve"> (M55) </w:t>
      </w:r>
      <w:r w:rsidR="004537C0" w:rsidRPr="00FC3278">
        <w:rPr>
          <w:rFonts w:eastAsia="Wingdings" w:cs="Wingdings"/>
          <w:sz w:val="18"/>
          <w:szCs w:val="18"/>
          <w:lang w:val="en-US"/>
        </w:rPr>
        <w:sym w:font="Wingdings" w:char="F0E0"/>
      </w:r>
      <w:r w:rsidR="004537C0" w:rsidRPr="00E818E4">
        <w:rPr>
          <w:rFonts w:cs="Consolas"/>
          <w:sz w:val="18"/>
          <w:szCs w:val="18"/>
          <w:lang w:val="en-US"/>
        </w:rPr>
        <w:t xml:space="preserve"> </w:t>
      </w:r>
      <w:r w:rsidR="00F22EB2" w:rsidRPr="00E818E4">
        <w:rPr>
          <w:rFonts w:cs="Consolas"/>
          <w:sz w:val="18"/>
          <w:szCs w:val="18"/>
          <w:lang w:val="en-US"/>
        </w:rPr>
        <w:t xml:space="preserve"> (M12)</w:t>
      </w:r>
      <w:r w:rsidR="00F22EB2" w:rsidRPr="00E818E4">
        <w:rPr>
          <w:rFonts w:cs="Consolas"/>
          <w:sz w:val="18"/>
          <w:szCs w:val="18"/>
          <w:lang w:val="en-US"/>
        </w:rPr>
        <w:br/>
        <w:t>...</w:t>
      </w:r>
      <w:r w:rsidR="00F22EB2" w:rsidRPr="00E818E4">
        <w:rPr>
          <w:rFonts w:cs="Consolas"/>
          <w:sz w:val="18"/>
          <w:szCs w:val="18"/>
          <w:lang w:val="en-US"/>
        </w:rPr>
        <w:br/>
      </w:r>
      <w:r w:rsidR="00FE6AF3" w:rsidRPr="00E818E4">
        <w:rPr>
          <w:lang w:val="en-US"/>
        </w:rPr>
        <w:t>and so on</w:t>
      </w:r>
      <w:r w:rsidR="00F22EB2" w:rsidRPr="00E818E4">
        <w:rPr>
          <w:lang w:val="en-US"/>
        </w:rPr>
        <w:br/>
      </w:r>
    </w:p>
    <w:p w14:paraId="6B7092C5" w14:textId="09CBEFCD" w:rsidR="00F769A4" w:rsidRPr="00E818E4" w:rsidRDefault="00F769A4" w:rsidP="00F769A4">
      <w:pPr>
        <w:pStyle w:val="ListParagraph"/>
        <w:numPr>
          <w:ilvl w:val="0"/>
          <w:numId w:val="11"/>
        </w:numPr>
        <w:ind w:left="284" w:hanging="284"/>
        <w:rPr>
          <w:lang w:val="en-US"/>
        </w:rPr>
      </w:pPr>
      <w:r w:rsidRPr="00E818E4">
        <w:rPr>
          <w:lang w:val="en-US"/>
        </w:rPr>
        <w:t>For each path, get the sequence of steps (machines)</w:t>
      </w:r>
      <w:r w:rsidR="008E587F" w:rsidRPr="00E818E4">
        <w:rPr>
          <w:lang w:val="en-US"/>
        </w:rPr>
        <w:br/>
        <w:t>If orchestrator is end</w:t>
      </w:r>
      <w:r w:rsidR="00487EFA" w:rsidRPr="00E818E4">
        <w:rPr>
          <w:lang w:val="en-US"/>
        </w:rPr>
        <w:t>-</w:t>
      </w:r>
      <w:r w:rsidR="008E587F" w:rsidRPr="00E818E4">
        <w:rPr>
          <w:lang w:val="en-US"/>
        </w:rPr>
        <w:t>to</w:t>
      </w:r>
      <w:r w:rsidR="00487EFA" w:rsidRPr="00E818E4">
        <w:rPr>
          <w:lang w:val="en-US"/>
        </w:rPr>
        <w:t>-</w:t>
      </w:r>
      <w:r w:rsidR="008E587F" w:rsidRPr="00E818E4">
        <w:rPr>
          <w:lang w:val="en-US"/>
        </w:rPr>
        <w:t>end, we have 6 steps (M1, M7, M15, M8, M45, M11)</w:t>
      </w:r>
    </w:p>
    <w:p w14:paraId="35B3B6D1" w14:textId="305B3B21" w:rsidR="00CA5720" w:rsidRPr="00E818E4" w:rsidRDefault="00425177" w:rsidP="00FE6AF3">
      <w:pPr>
        <w:pStyle w:val="ListParagraph"/>
        <w:ind w:left="284"/>
        <w:rPr>
          <w:lang w:val="en-US"/>
        </w:rPr>
      </w:pPr>
      <w:r w:rsidRPr="00E818E4">
        <w:rPr>
          <w:lang w:val="en-US"/>
        </w:rPr>
        <w:t xml:space="preserve">If </w:t>
      </w:r>
      <w:r w:rsidR="00CA378D" w:rsidRPr="00E818E4">
        <w:rPr>
          <w:lang w:val="en-US"/>
        </w:rPr>
        <w:t xml:space="preserve">orchestrator is processing </w:t>
      </w:r>
      <w:r w:rsidRPr="00E818E4">
        <w:rPr>
          <w:lang w:val="en-US"/>
        </w:rPr>
        <w:t xml:space="preserve">single </w:t>
      </w:r>
      <w:r w:rsidR="00CA5720" w:rsidRPr="00E818E4">
        <w:rPr>
          <w:lang w:val="en-US"/>
        </w:rPr>
        <w:t xml:space="preserve">operation, take the </w:t>
      </w:r>
      <w:r w:rsidR="00DE7920" w:rsidRPr="00E818E4">
        <w:rPr>
          <w:lang w:val="en-US"/>
        </w:rPr>
        <w:t xml:space="preserve">steps </w:t>
      </w:r>
      <w:r w:rsidR="00CA378D" w:rsidRPr="00E818E4">
        <w:rPr>
          <w:lang w:val="en-US"/>
        </w:rPr>
        <w:t xml:space="preserve">for this </w:t>
      </w:r>
      <w:r w:rsidR="00CA5720" w:rsidRPr="00E818E4">
        <w:rPr>
          <w:lang w:val="en-US"/>
        </w:rPr>
        <w:t>operatio</w:t>
      </w:r>
      <w:r w:rsidR="00DE7920" w:rsidRPr="00E818E4">
        <w:rPr>
          <w:lang w:val="en-US"/>
        </w:rPr>
        <w:t xml:space="preserve">n. </w:t>
      </w:r>
      <w:r w:rsidR="00DE7920" w:rsidRPr="00E818E4">
        <w:rPr>
          <w:lang w:val="en-US"/>
        </w:rPr>
        <w:br/>
        <w:t xml:space="preserve">e.g. if Compression then we have </w:t>
      </w:r>
      <w:r w:rsidR="00C36B6C" w:rsidRPr="00E818E4">
        <w:rPr>
          <w:lang w:val="en-US"/>
        </w:rPr>
        <w:t xml:space="preserve">only 4 steps </w:t>
      </w:r>
      <w:r w:rsidR="00476B72" w:rsidRPr="00E818E4">
        <w:rPr>
          <w:lang w:val="en-US"/>
        </w:rPr>
        <w:t>(</w:t>
      </w:r>
      <w:r w:rsidR="00476B72" w:rsidRPr="00E818E4">
        <w:rPr>
          <w:rFonts w:cs="Consolas"/>
          <w:color w:val="00B0F0"/>
          <w:sz w:val="18"/>
          <w:szCs w:val="18"/>
          <w:lang w:val="en-US"/>
        </w:rPr>
        <w:t>M15, M16, M17, M18</w:t>
      </w:r>
      <w:r w:rsidR="00476B72" w:rsidRPr="00E818E4">
        <w:rPr>
          <w:lang w:val="en-US"/>
        </w:rPr>
        <w:t>)</w:t>
      </w:r>
      <w:r w:rsidR="00476B72" w:rsidRPr="00E818E4">
        <w:rPr>
          <w:lang w:val="en-US"/>
        </w:rPr>
        <w:br/>
      </w:r>
    </w:p>
    <w:p w14:paraId="631A8760" w14:textId="5ADD644D" w:rsidR="00CA5720" w:rsidRPr="00E818E4" w:rsidRDefault="00476B72" w:rsidP="00CA5720">
      <w:pPr>
        <w:pStyle w:val="ListParagraph"/>
        <w:numPr>
          <w:ilvl w:val="0"/>
          <w:numId w:val="11"/>
        </w:numPr>
        <w:ind w:left="284" w:hanging="284"/>
        <w:rPr>
          <w:lang w:val="en-US"/>
        </w:rPr>
      </w:pPr>
      <w:r w:rsidRPr="00E818E4">
        <w:rPr>
          <w:lang w:val="en-US"/>
        </w:rPr>
        <w:t>For each step</w:t>
      </w:r>
      <w:r w:rsidR="00A21E59" w:rsidRPr="00E818E4">
        <w:rPr>
          <w:lang w:val="en-US"/>
        </w:rPr>
        <w:t xml:space="preserve"> we need the machine, </w:t>
      </w:r>
      <w:r w:rsidR="3A008B8F" w:rsidRPr="00E818E4">
        <w:rPr>
          <w:lang w:val="en-US"/>
        </w:rPr>
        <w:t>tou</w:t>
      </w:r>
      <w:ins w:id="8" w:author="Parag Pai" w:date="2025-07-14T08:34:00Z">
        <w:r w:rsidR="7DFE932D" w:rsidRPr="00E818E4">
          <w:rPr>
            <w:lang w:val="en-US"/>
          </w:rPr>
          <w:t>c</w:t>
        </w:r>
      </w:ins>
      <w:r w:rsidR="3A008B8F" w:rsidRPr="00E818E4">
        <w:rPr>
          <w:lang w:val="en-US"/>
        </w:rPr>
        <w:t>h</w:t>
      </w:r>
      <w:r w:rsidR="00A21E59" w:rsidRPr="00E818E4">
        <w:rPr>
          <w:lang w:val="en-US"/>
        </w:rPr>
        <w:t xml:space="preserve"> time, hourly slots for the machine,</w:t>
      </w:r>
      <w:r w:rsidR="004233B0" w:rsidRPr="00E818E4">
        <w:rPr>
          <w:lang w:val="en-US"/>
        </w:rPr>
        <w:t xml:space="preserve"> changeover times, buffer time (if specified), </w:t>
      </w:r>
      <w:r w:rsidR="005702D7" w:rsidRPr="00E818E4">
        <w:rPr>
          <w:lang w:val="en-US"/>
        </w:rPr>
        <w:t xml:space="preserve">previous step data </w:t>
      </w:r>
      <w:r w:rsidR="00C72FCD" w:rsidRPr="00E818E4">
        <w:br/>
      </w:r>
      <w:r w:rsidR="00C72FCD" w:rsidRPr="00E818E4">
        <w:rPr>
          <w:lang w:val="en-US"/>
        </w:rPr>
        <w:t xml:space="preserve">If this is the first step then check if this job depends on another job (e.g. common blend). </w:t>
      </w:r>
      <w:r w:rsidR="00AD704F" w:rsidRPr="00E818E4">
        <w:rPr>
          <w:lang w:val="en-US"/>
        </w:rPr>
        <w:t xml:space="preserve">This will be the previous step data </w:t>
      </w:r>
    </w:p>
    <w:p w14:paraId="0A193D1A" w14:textId="2404E03A" w:rsidR="00AD704F" w:rsidRPr="00E818E4" w:rsidRDefault="00F976F8" w:rsidP="00AD704F">
      <w:pPr>
        <w:pStyle w:val="ListParagraph"/>
        <w:ind w:left="284"/>
        <w:rPr>
          <w:lang w:val="en-US"/>
        </w:rPr>
      </w:pPr>
      <w:r w:rsidRPr="00E818E4">
        <w:rPr>
          <w:lang w:val="en-US"/>
        </w:rPr>
        <w:br/>
      </w:r>
      <w:r w:rsidR="00AD704F" w:rsidRPr="00E818E4">
        <w:rPr>
          <w:lang w:val="en-US"/>
        </w:rPr>
        <w:t>Run the following loop for all steps</w:t>
      </w:r>
      <w:r w:rsidRPr="00E818E4">
        <w:rPr>
          <w:lang w:val="en-US"/>
        </w:rPr>
        <w:br/>
      </w:r>
    </w:p>
    <w:p w14:paraId="73E14476" w14:textId="4EAE7990" w:rsidR="00AD704F" w:rsidRPr="00E818E4" w:rsidRDefault="0069578D" w:rsidP="00B605D6">
      <w:pPr>
        <w:pStyle w:val="ListParagraph"/>
        <w:keepNext/>
        <w:keepLines/>
        <w:numPr>
          <w:ilvl w:val="0"/>
          <w:numId w:val="11"/>
        </w:numPr>
        <w:ind w:left="284" w:hanging="284"/>
        <w:rPr>
          <w:lang w:val="en-US"/>
        </w:rPr>
      </w:pPr>
      <w:r w:rsidRPr="00E818E4">
        <w:rPr>
          <w:lang w:val="en-US"/>
        </w:rPr>
        <w:lastRenderedPageBreak/>
        <w:t>Get the starting time</w:t>
      </w:r>
      <w:r w:rsidR="0016026E" w:rsidRPr="00E818E4">
        <w:rPr>
          <w:lang w:val="en-US"/>
        </w:rPr>
        <w:t xml:space="preserve"> based on Previous STEP.</w:t>
      </w:r>
      <w:r w:rsidR="0016026E" w:rsidRPr="00E818E4">
        <w:rPr>
          <w:lang w:val="en-US"/>
        </w:rPr>
        <w:br/>
      </w:r>
      <w:r w:rsidRPr="00E818E4">
        <w:rPr>
          <w:sz w:val="20"/>
          <w:szCs w:val="20"/>
          <w:lang w:val="en-US"/>
        </w:rPr>
        <w:t xml:space="preserve">If this is first step of the path and no dependency, then job can TECHNICALLY start </w:t>
      </w:r>
      <w:r w:rsidR="0016026E" w:rsidRPr="00E818E4">
        <w:rPr>
          <w:sz w:val="20"/>
          <w:szCs w:val="20"/>
          <w:lang w:val="en-US"/>
        </w:rPr>
        <w:t xml:space="preserve">first hour of </w:t>
      </w:r>
      <w:r w:rsidR="00364E63" w:rsidRPr="00E818E4">
        <w:rPr>
          <w:sz w:val="20"/>
          <w:szCs w:val="20"/>
          <w:lang w:val="en-US"/>
        </w:rPr>
        <w:t>START_TIME</w:t>
      </w:r>
      <w:r w:rsidR="0016026E" w:rsidRPr="00E818E4">
        <w:rPr>
          <w:sz w:val="20"/>
          <w:szCs w:val="20"/>
          <w:lang w:val="en-US"/>
        </w:rPr>
        <w:br/>
        <w:t>If there is a dependency</w:t>
      </w:r>
      <w:r w:rsidR="00F976F8" w:rsidRPr="00E818E4">
        <w:rPr>
          <w:sz w:val="20"/>
          <w:szCs w:val="20"/>
          <w:lang w:val="en-US"/>
        </w:rPr>
        <w:t xml:space="preserve"> then finish time of previous step + buffer time is </w:t>
      </w:r>
      <w:r w:rsidR="00364E63" w:rsidRPr="00E818E4">
        <w:rPr>
          <w:sz w:val="20"/>
          <w:szCs w:val="20"/>
          <w:lang w:val="en-US"/>
        </w:rPr>
        <w:t>first possible START_TIME</w:t>
      </w:r>
    </w:p>
    <w:p w14:paraId="257CEFD7" w14:textId="13FC75D9" w:rsidR="00DA63FA" w:rsidRPr="00E818E4" w:rsidRDefault="002502C0" w:rsidP="00315C5B">
      <w:pPr>
        <w:pStyle w:val="ListParagraph"/>
        <w:keepNext/>
        <w:keepLines/>
        <w:ind w:left="284"/>
        <w:rPr>
          <w:lang w:val="en-US"/>
        </w:rPr>
      </w:pPr>
      <w:r w:rsidRPr="00E818E4">
        <w:rPr>
          <w:lang w:val="en-US"/>
        </w:rPr>
        <w:br/>
      </w:r>
      <w:r w:rsidR="00DA63FA" w:rsidRPr="00E818E4">
        <w:rPr>
          <w:lang w:val="en-US"/>
        </w:rPr>
        <w:t xml:space="preserve">If the batch size is more than 1, we need to handle Transfer Batch timings. We do not want the current operation (starvation) to wait in middle if the earlier operation is fast or slow. </w:t>
      </w:r>
      <w:r w:rsidR="00DA63FA" w:rsidRPr="00E818E4">
        <w:rPr>
          <w:lang w:val="en-US"/>
        </w:rPr>
        <w:br/>
      </w:r>
      <w:r w:rsidR="00DA63FA" w:rsidRPr="00E818E4">
        <w:rPr>
          <w:lang w:val="en-US"/>
        </w:rPr>
        <w:br/>
        <w:t>Here is the example:</w:t>
      </w:r>
      <w:r w:rsidR="00B605D6" w:rsidRPr="00E818E4">
        <w:rPr>
          <w:lang w:val="en-US"/>
        </w:rPr>
        <w:t xml:space="preserve"> </w:t>
      </w:r>
      <w:r w:rsidR="00DA63FA" w:rsidRPr="00E818E4">
        <w:rPr>
          <w:lang w:val="en-US"/>
        </w:rPr>
        <w:t>Say touch time per batch for previous operation is 12 hours and current operation is 6 hours. And there are 5 batches. If we transfer 1 batch at a time</w:t>
      </w:r>
    </w:p>
    <w:p w14:paraId="7734C42C" w14:textId="0CC4DB7A" w:rsidR="00E2588C" w:rsidRPr="00E818E4" w:rsidRDefault="00E2588C" w:rsidP="00B7109A">
      <w:pPr>
        <w:pStyle w:val="ListParagraph"/>
        <w:keepNext/>
        <w:keepLines/>
        <w:ind w:left="284"/>
        <w:rPr>
          <w:lang w:val="en-US"/>
        </w:rPr>
      </w:pPr>
      <w:r w:rsidRPr="00E818E4">
        <w:rPr>
          <w:noProof/>
          <w:lang w:val="en-US"/>
        </w:rPr>
        <w:drawing>
          <wp:inline distT="0" distB="0" distL="0" distR="0" wp14:anchorId="713C231B" wp14:editId="463FE795">
            <wp:extent cx="3156439" cy="2178524"/>
            <wp:effectExtent l="0" t="0" r="0" b="6350"/>
            <wp:docPr id="72151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1557" name=""/>
                    <pic:cNvPicPr/>
                  </pic:nvPicPr>
                  <pic:blipFill>
                    <a:blip r:embed="rId9"/>
                    <a:stretch>
                      <a:fillRect/>
                    </a:stretch>
                  </pic:blipFill>
                  <pic:spPr>
                    <a:xfrm>
                      <a:off x="0" y="0"/>
                      <a:ext cx="3193695" cy="2204238"/>
                    </a:xfrm>
                    <a:prstGeom prst="rect">
                      <a:avLst/>
                    </a:prstGeom>
                  </pic:spPr>
                </pic:pic>
              </a:graphicData>
            </a:graphic>
          </wp:inline>
        </w:drawing>
      </w:r>
    </w:p>
    <w:p w14:paraId="3DF9F4EB" w14:textId="32783F10" w:rsidR="00E75DBE" w:rsidRPr="00E818E4" w:rsidRDefault="00DA63FA" w:rsidP="00E75DBE">
      <w:pPr>
        <w:pStyle w:val="ListParagraph"/>
        <w:keepNext/>
        <w:keepLines/>
        <w:ind w:left="284"/>
        <w:rPr>
          <w:lang w:val="en-US"/>
        </w:rPr>
      </w:pPr>
      <w:r w:rsidRPr="00E818E4">
        <w:rPr>
          <w:lang w:val="en-US"/>
        </w:rPr>
        <w:t>This is how problem, can be solved</w:t>
      </w:r>
      <w:r w:rsidR="00B728A1" w:rsidRPr="00E818E4">
        <w:rPr>
          <w:lang w:val="en-US"/>
        </w:rPr>
        <w:t xml:space="preserve">. </w:t>
      </w:r>
      <w:r w:rsidR="00B41239" w:rsidRPr="00E818E4">
        <w:rPr>
          <w:lang w:val="en-US"/>
        </w:rPr>
        <w:t>In this scenario we need to DELAY the transfer of Batch1</w:t>
      </w:r>
      <w:r w:rsidR="00BA7952" w:rsidRPr="00E818E4">
        <w:rPr>
          <w:lang w:val="en-US"/>
        </w:rPr>
        <w:t>so that there is no interruption</w:t>
      </w:r>
      <w:r w:rsidR="00E75DBE" w:rsidRPr="00E818E4">
        <w:rPr>
          <w:lang w:val="en-US"/>
        </w:rPr>
        <w:t>. In the case below the transfer happens at the end of Batch3 on previous operation</w:t>
      </w:r>
    </w:p>
    <w:p w14:paraId="41FDAC3B" w14:textId="00314393" w:rsidR="002502C0" w:rsidRPr="00E818E4" w:rsidRDefault="002068E5" w:rsidP="00B7109A">
      <w:pPr>
        <w:pStyle w:val="ListParagraph"/>
        <w:ind w:left="284"/>
        <w:rPr>
          <w:lang w:val="en-US"/>
        </w:rPr>
      </w:pPr>
      <w:r w:rsidRPr="00E818E4">
        <w:rPr>
          <w:noProof/>
          <w:lang w:val="en-US"/>
        </w:rPr>
        <w:drawing>
          <wp:inline distT="0" distB="0" distL="0" distR="0" wp14:anchorId="3950788A" wp14:editId="7E8A6E04">
            <wp:extent cx="2743200" cy="2196662"/>
            <wp:effectExtent l="0" t="0" r="0" b="635"/>
            <wp:docPr id="54558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2289" name=""/>
                    <pic:cNvPicPr/>
                  </pic:nvPicPr>
                  <pic:blipFill>
                    <a:blip r:embed="rId10"/>
                    <a:stretch>
                      <a:fillRect/>
                    </a:stretch>
                  </pic:blipFill>
                  <pic:spPr>
                    <a:xfrm>
                      <a:off x="0" y="0"/>
                      <a:ext cx="2761776" cy="2211537"/>
                    </a:xfrm>
                    <a:prstGeom prst="rect">
                      <a:avLst/>
                    </a:prstGeom>
                  </pic:spPr>
                </pic:pic>
              </a:graphicData>
            </a:graphic>
          </wp:inline>
        </w:drawing>
      </w:r>
      <w:r w:rsidR="002502C0" w:rsidRPr="00E818E4">
        <w:rPr>
          <w:lang w:val="en-US"/>
        </w:rPr>
        <w:br/>
      </w:r>
      <w:r w:rsidR="00B605D6" w:rsidRPr="00E818E4">
        <w:rPr>
          <w:lang w:val="en-US"/>
        </w:rPr>
        <w:br/>
      </w:r>
      <w:r w:rsidR="00B7109A" w:rsidRPr="00E818E4">
        <w:rPr>
          <w:lang w:val="en-US"/>
        </w:rPr>
        <w:t xml:space="preserve">If the previous operation is fast, then next operation can start as soon as First batch is finished. </w:t>
      </w:r>
      <w:r w:rsidR="00BE2ABF" w:rsidRPr="00E818E4">
        <w:rPr>
          <w:lang w:val="en-US"/>
        </w:rPr>
        <w:t xml:space="preserve">Adjust the start time accordingly. This time will be the </w:t>
      </w:r>
      <w:r w:rsidR="00315C5B" w:rsidRPr="00E818E4">
        <w:rPr>
          <w:lang w:val="en-US"/>
        </w:rPr>
        <w:t>earliest the batch can be scheduled</w:t>
      </w:r>
      <w:r w:rsidR="00473575" w:rsidRPr="00E818E4">
        <w:rPr>
          <w:lang w:val="en-US"/>
        </w:rPr>
        <w:t xml:space="preserve"> (EARLIEST START TIME)</w:t>
      </w:r>
      <w:r w:rsidR="00B605D6" w:rsidRPr="00E818E4">
        <w:rPr>
          <w:lang w:val="en-US"/>
        </w:rPr>
        <w:br/>
      </w:r>
    </w:p>
    <w:p w14:paraId="7ECF8ECF" w14:textId="37D4FEB1" w:rsidR="002502C0" w:rsidRPr="00E818E4" w:rsidRDefault="000873CF" w:rsidP="00CA5720">
      <w:pPr>
        <w:pStyle w:val="ListParagraph"/>
        <w:numPr>
          <w:ilvl w:val="0"/>
          <w:numId w:val="11"/>
        </w:numPr>
        <w:ind w:left="284" w:hanging="284"/>
        <w:rPr>
          <w:lang w:val="en-US"/>
        </w:rPr>
      </w:pPr>
      <w:r w:rsidRPr="00E818E4">
        <w:rPr>
          <w:lang w:val="en-US"/>
        </w:rPr>
        <w:t xml:space="preserve">If the current </w:t>
      </w:r>
      <w:r w:rsidR="002B06E1" w:rsidRPr="00E818E4">
        <w:rPr>
          <w:lang w:val="en-US"/>
        </w:rPr>
        <w:t>STEP</w:t>
      </w:r>
      <w:r w:rsidRPr="00E818E4">
        <w:rPr>
          <w:lang w:val="en-US"/>
        </w:rPr>
        <w:t xml:space="preserve"> is </w:t>
      </w:r>
      <w:hyperlink w:anchor="QCTimeBuffer" w:history="1">
        <w:r w:rsidRPr="00E818E4">
          <w:rPr>
            <w:rStyle w:val="Hyperlink"/>
            <w:lang w:val="en-US"/>
          </w:rPr>
          <w:t xml:space="preserve">a </w:t>
        </w:r>
        <w:r w:rsidR="00BA5F00" w:rsidRPr="00E818E4">
          <w:rPr>
            <w:rStyle w:val="Hyperlink"/>
            <w:lang w:val="en-US"/>
          </w:rPr>
          <w:t>QC</w:t>
        </w:r>
        <w:r w:rsidR="008C0487" w:rsidRPr="00E818E4">
          <w:rPr>
            <w:rStyle w:val="Hyperlink"/>
            <w:lang w:val="en-US"/>
          </w:rPr>
          <w:t xml:space="preserve"> type</w:t>
        </w:r>
        <w:r w:rsidR="00BA5F00" w:rsidRPr="00E818E4">
          <w:rPr>
            <w:rStyle w:val="Hyperlink"/>
            <w:lang w:val="en-US"/>
          </w:rPr>
          <w:t xml:space="preserve"> </w:t>
        </w:r>
        <w:r w:rsidRPr="00E818E4">
          <w:rPr>
            <w:rStyle w:val="Hyperlink"/>
            <w:lang w:val="en-US"/>
          </w:rPr>
          <w:t>Time Buffer</w:t>
        </w:r>
      </w:hyperlink>
      <w:r w:rsidRPr="00E818E4">
        <w:rPr>
          <w:lang w:val="en-US"/>
        </w:rPr>
        <w:t xml:space="preserve"> only (like QC in </w:t>
      </w:r>
      <w:proofErr w:type="spellStart"/>
      <w:r w:rsidRPr="00E818E4">
        <w:rPr>
          <w:lang w:val="en-US"/>
        </w:rPr>
        <w:t>AjantaDHJ</w:t>
      </w:r>
      <w:proofErr w:type="spellEnd"/>
      <w:r w:rsidRPr="00E818E4">
        <w:rPr>
          <w:lang w:val="en-US"/>
        </w:rPr>
        <w:t xml:space="preserve">) then </w:t>
      </w:r>
      <w:r w:rsidR="00016D4E" w:rsidRPr="00E818E4">
        <w:rPr>
          <w:lang w:val="en-US"/>
        </w:rPr>
        <w:t xml:space="preserve">we just add </w:t>
      </w:r>
      <w:r w:rsidR="00BA5F00" w:rsidRPr="00E818E4">
        <w:rPr>
          <w:lang w:val="en-US"/>
        </w:rPr>
        <w:t>time associated with this</w:t>
      </w:r>
      <w:r w:rsidR="00016D4E" w:rsidRPr="00E818E4">
        <w:rPr>
          <w:lang w:val="en-US"/>
        </w:rPr>
        <w:t xml:space="preserve"> to the </w:t>
      </w:r>
      <w:r w:rsidR="002B06E1" w:rsidRPr="00E818E4">
        <w:rPr>
          <w:lang w:val="en-US"/>
        </w:rPr>
        <w:t>end of previous step</w:t>
      </w:r>
      <w:r w:rsidR="000B61A2" w:rsidRPr="00E818E4">
        <w:rPr>
          <w:lang w:val="en-US"/>
        </w:rPr>
        <w:t xml:space="preserve"> and assign the start and end of this step and go </w:t>
      </w:r>
      <w:r w:rsidR="00C52EAF" w:rsidRPr="00E818E4">
        <w:rPr>
          <w:lang w:val="en-US"/>
        </w:rPr>
        <w:t xml:space="preserve">loop back to processing next step/machine </w:t>
      </w:r>
      <w:r w:rsidR="000B61A2" w:rsidRPr="00E818E4">
        <w:rPr>
          <w:lang w:val="en-US"/>
        </w:rPr>
        <w:br/>
      </w:r>
    </w:p>
    <w:p w14:paraId="4C49A045" w14:textId="5D4F78E6" w:rsidR="000B61A2" w:rsidRPr="00E818E4" w:rsidRDefault="00944639" w:rsidP="00C26045">
      <w:pPr>
        <w:pStyle w:val="ListParagraph"/>
        <w:keepNext/>
        <w:keepLines/>
        <w:numPr>
          <w:ilvl w:val="0"/>
          <w:numId w:val="11"/>
        </w:numPr>
        <w:ind w:left="284" w:hanging="284"/>
        <w:rPr>
          <w:lang w:val="en-US"/>
        </w:rPr>
      </w:pPr>
      <w:r w:rsidRPr="00E818E4">
        <w:rPr>
          <w:lang w:val="en-US"/>
        </w:rPr>
        <w:lastRenderedPageBreak/>
        <w:t>Here we try to find the 1</w:t>
      </w:r>
      <w:r w:rsidRPr="00E818E4">
        <w:rPr>
          <w:vertAlign w:val="superscript"/>
          <w:lang w:val="en-US"/>
        </w:rPr>
        <w:t>st</w:t>
      </w:r>
      <w:r w:rsidRPr="00E818E4">
        <w:rPr>
          <w:lang w:val="en-US"/>
        </w:rPr>
        <w:t xml:space="preserve"> available </w:t>
      </w:r>
      <w:r w:rsidR="0020294C" w:rsidRPr="00E818E4">
        <w:rPr>
          <w:lang w:val="en-US"/>
        </w:rPr>
        <w:t xml:space="preserve">continuous slot. </w:t>
      </w:r>
    </w:p>
    <w:p w14:paraId="429F8EED" w14:textId="667BA838" w:rsidR="00D459E2" w:rsidRPr="00E818E4" w:rsidRDefault="001754E3" w:rsidP="00473575">
      <w:pPr>
        <w:pStyle w:val="ListParagraph"/>
        <w:keepNext/>
        <w:keepLines/>
        <w:numPr>
          <w:ilvl w:val="1"/>
          <w:numId w:val="11"/>
        </w:numPr>
        <w:ind w:left="567" w:hanging="283"/>
        <w:rPr>
          <w:lang w:val="en-US"/>
        </w:rPr>
      </w:pPr>
      <w:r w:rsidRPr="00E818E4">
        <w:rPr>
          <w:lang w:val="en-US"/>
        </w:rPr>
        <w:t xml:space="preserve">Option 1: </w:t>
      </w:r>
      <w:r w:rsidR="0020294C" w:rsidRPr="00E818E4">
        <w:rPr>
          <w:lang w:val="en-US"/>
        </w:rPr>
        <w:t>If the machine is free (no</w:t>
      </w:r>
      <w:r w:rsidR="00C26045" w:rsidRPr="00E818E4">
        <w:rPr>
          <w:lang w:val="en-US"/>
        </w:rPr>
        <w:t xml:space="preserve"> jobs scheduled so far), its simple.</w:t>
      </w:r>
      <w:r w:rsidR="00D459E2" w:rsidRPr="00E818E4">
        <w:rPr>
          <w:lang w:val="en-US"/>
        </w:rPr>
        <w:t xml:space="preserve"> </w:t>
      </w:r>
      <w:r w:rsidR="005B0DA5" w:rsidRPr="00E818E4">
        <w:rPr>
          <w:lang w:val="en-US"/>
        </w:rPr>
        <w:br/>
      </w:r>
      <w:r w:rsidR="005E3DA6" w:rsidRPr="00E818E4">
        <w:rPr>
          <w:lang w:val="en-US"/>
        </w:rPr>
        <w:t>For each batch</w:t>
      </w:r>
    </w:p>
    <w:p w14:paraId="44CF6BBF" w14:textId="77777777" w:rsidR="00D459E2" w:rsidRPr="00E818E4" w:rsidRDefault="00473575" w:rsidP="00D459E2">
      <w:pPr>
        <w:pStyle w:val="ListParagraph"/>
        <w:keepNext/>
        <w:keepLines/>
        <w:numPr>
          <w:ilvl w:val="1"/>
          <w:numId w:val="12"/>
        </w:numPr>
        <w:ind w:left="851" w:hanging="284"/>
        <w:rPr>
          <w:lang w:val="en-US"/>
        </w:rPr>
      </w:pPr>
      <w:r w:rsidRPr="00E818E4">
        <w:rPr>
          <w:lang w:val="en-US"/>
        </w:rPr>
        <w:t xml:space="preserve">Search for </w:t>
      </w:r>
      <w:r w:rsidR="00C6531C" w:rsidRPr="00E818E4">
        <w:rPr>
          <w:lang w:val="en-US"/>
        </w:rPr>
        <w:t>the 1</w:t>
      </w:r>
      <w:r w:rsidR="00C6531C" w:rsidRPr="00E818E4">
        <w:rPr>
          <w:vertAlign w:val="superscript"/>
          <w:lang w:val="en-US"/>
        </w:rPr>
        <w:t>st</w:t>
      </w:r>
      <w:r w:rsidR="00C6531C" w:rsidRPr="00E818E4">
        <w:rPr>
          <w:lang w:val="en-US"/>
        </w:rPr>
        <w:t xml:space="preserve"> FREE slot </w:t>
      </w:r>
      <w:r w:rsidRPr="00E818E4">
        <w:rPr>
          <w:lang w:val="en-US"/>
        </w:rPr>
        <w:t>on or after the EARLIEST START TIME</w:t>
      </w:r>
    </w:p>
    <w:p w14:paraId="4198A4F7" w14:textId="77777777" w:rsidR="00D459E2" w:rsidRPr="00E818E4" w:rsidRDefault="00D459E2" w:rsidP="00D459E2">
      <w:pPr>
        <w:pStyle w:val="ListParagraph"/>
        <w:keepNext/>
        <w:keepLines/>
        <w:numPr>
          <w:ilvl w:val="1"/>
          <w:numId w:val="12"/>
        </w:numPr>
        <w:ind w:left="851" w:hanging="284"/>
        <w:rPr>
          <w:lang w:val="en-US"/>
        </w:rPr>
      </w:pPr>
      <w:r w:rsidRPr="00E818E4">
        <w:rPr>
          <w:lang w:val="en-US"/>
        </w:rPr>
        <w:t>Collect free slots equal to the touch time of one batch</w:t>
      </w:r>
    </w:p>
    <w:p w14:paraId="497F7D37" w14:textId="3CE2E914" w:rsidR="00D459E2" w:rsidRPr="00E818E4" w:rsidRDefault="00D459E2" w:rsidP="00D459E2">
      <w:pPr>
        <w:pStyle w:val="ListParagraph"/>
        <w:keepNext/>
        <w:keepLines/>
        <w:numPr>
          <w:ilvl w:val="1"/>
          <w:numId w:val="12"/>
        </w:numPr>
        <w:ind w:left="851" w:hanging="284"/>
        <w:rPr>
          <w:lang w:val="en-US"/>
        </w:rPr>
      </w:pPr>
      <w:r w:rsidRPr="00E818E4">
        <w:rPr>
          <w:lang w:val="en-US"/>
        </w:rPr>
        <w:t xml:space="preserve">Collect free slots at the end of the Add a </w:t>
      </w:r>
      <w:r w:rsidR="2277FE41" w:rsidRPr="00E818E4">
        <w:rPr>
          <w:lang w:val="en-US"/>
        </w:rPr>
        <w:t>type</w:t>
      </w:r>
      <w:ins w:id="9" w:author="Parag Pai" w:date="2025-07-14T08:36:00Z">
        <w:r w:rsidR="524C84F5" w:rsidRPr="00E818E4">
          <w:rPr>
            <w:lang w:val="en-US"/>
          </w:rPr>
          <w:t xml:space="preserve"> </w:t>
        </w:r>
      </w:ins>
      <w:r w:rsidR="2277FE41" w:rsidRPr="00E818E4">
        <w:rPr>
          <w:lang w:val="en-US"/>
        </w:rPr>
        <w:t>A</w:t>
      </w:r>
      <w:r w:rsidRPr="00E818E4">
        <w:rPr>
          <w:lang w:val="en-US"/>
        </w:rPr>
        <w:t xml:space="preserve"> CO / BCO</w:t>
      </w:r>
    </w:p>
    <w:p w14:paraId="51A733C4" w14:textId="77777777" w:rsidR="003220FC" w:rsidRPr="00E818E4" w:rsidRDefault="00CB2A1D" w:rsidP="001754E3">
      <w:pPr>
        <w:pStyle w:val="ListParagraph"/>
        <w:keepNext/>
        <w:keepLines/>
        <w:ind w:left="567"/>
        <w:rPr>
          <w:lang w:val="en-US"/>
        </w:rPr>
      </w:pPr>
      <w:r w:rsidRPr="00E818E4">
        <w:rPr>
          <w:lang w:val="en-US"/>
        </w:rPr>
        <w:t xml:space="preserve">If there are NO free slots, </w:t>
      </w:r>
      <w:r w:rsidR="003220FC" w:rsidRPr="00E818E4">
        <w:rPr>
          <w:lang w:val="en-US"/>
        </w:rPr>
        <w:t>flag the job as FAILED and exit</w:t>
      </w:r>
    </w:p>
    <w:p w14:paraId="3A312923" w14:textId="77777777" w:rsidR="001754E3" w:rsidRPr="00E818E4" w:rsidRDefault="003220FC" w:rsidP="001754E3">
      <w:pPr>
        <w:pStyle w:val="ListParagraph"/>
        <w:keepNext/>
        <w:keepLines/>
        <w:ind w:left="567"/>
        <w:rPr>
          <w:lang w:val="en-US"/>
        </w:rPr>
      </w:pPr>
      <w:r w:rsidRPr="00E818E4">
        <w:rPr>
          <w:lang w:val="en-US"/>
        </w:rPr>
        <w:t>Record the start and end of each batch and each CO</w:t>
      </w:r>
      <w:r w:rsidR="001754E3" w:rsidRPr="00E818E4">
        <w:rPr>
          <w:lang w:val="en-US"/>
        </w:rPr>
        <w:t xml:space="preserve">, </w:t>
      </w:r>
    </w:p>
    <w:p w14:paraId="7FD77C04" w14:textId="09904C43" w:rsidR="003220FC" w:rsidRPr="00E818E4" w:rsidRDefault="001754E3" w:rsidP="001754E3">
      <w:pPr>
        <w:pStyle w:val="ListParagraph"/>
        <w:keepNext/>
        <w:keepLines/>
        <w:ind w:left="567"/>
        <w:rPr>
          <w:lang w:val="en-US"/>
        </w:rPr>
      </w:pPr>
      <w:r w:rsidRPr="00E818E4">
        <w:rPr>
          <w:lang w:val="en-US"/>
        </w:rPr>
        <w:t xml:space="preserve">As there are no previous jobs on this machine, the </w:t>
      </w:r>
      <w:proofErr w:type="spellStart"/>
      <w:r w:rsidRPr="00E818E4">
        <w:rPr>
          <w:lang w:val="en-US"/>
        </w:rPr>
        <w:t>FreeSLOT</w:t>
      </w:r>
      <w:proofErr w:type="spellEnd"/>
      <w:r w:rsidRPr="00E818E4">
        <w:rPr>
          <w:lang w:val="en-US"/>
        </w:rPr>
        <w:t xml:space="preserve"> count is 0</w:t>
      </w:r>
    </w:p>
    <w:p w14:paraId="144EC4CE" w14:textId="7FCA6F51" w:rsidR="001754E3" w:rsidRPr="00E818E4" w:rsidRDefault="003220FC" w:rsidP="001754E3">
      <w:pPr>
        <w:pStyle w:val="ListParagraph"/>
        <w:keepNext/>
        <w:keepLines/>
        <w:ind w:left="567"/>
        <w:rPr>
          <w:lang w:val="en-US"/>
        </w:rPr>
      </w:pPr>
      <w:r w:rsidRPr="00E818E4">
        <w:rPr>
          <w:lang w:val="en-US"/>
        </w:rPr>
        <w:t>Loop back to processing next step/machine</w:t>
      </w:r>
      <w:r w:rsidR="001754E3" w:rsidRPr="00E818E4">
        <w:rPr>
          <w:lang w:val="en-US"/>
        </w:rPr>
        <w:br/>
      </w:r>
    </w:p>
    <w:p w14:paraId="6C13D49F" w14:textId="72FD34DC" w:rsidR="00B26051" w:rsidRPr="00E818E4" w:rsidRDefault="001754E3" w:rsidP="00D459E2">
      <w:pPr>
        <w:pStyle w:val="ListParagraph"/>
        <w:keepNext/>
        <w:keepLines/>
        <w:numPr>
          <w:ilvl w:val="1"/>
          <w:numId w:val="11"/>
        </w:numPr>
        <w:ind w:left="567" w:hanging="283"/>
        <w:rPr>
          <w:lang w:val="en-US"/>
        </w:rPr>
      </w:pPr>
      <w:r w:rsidRPr="00E818E4">
        <w:rPr>
          <w:lang w:val="en-US"/>
        </w:rPr>
        <w:t xml:space="preserve">Option 2: </w:t>
      </w:r>
      <w:r w:rsidR="00473575" w:rsidRPr="00E818E4">
        <w:rPr>
          <w:lang w:val="en-US"/>
        </w:rPr>
        <w:br/>
      </w:r>
      <w:r w:rsidR="007E0208" w:rsidRPr="00E818E4">
        <w:rPr>
          <w:lang w:val="en-US"/>
        </w:rPr>
        <w:t>Find the job before and after the EARLIEST START TIME</w:t>
      </w:r>
      <w:r w:rsidR="00AE5551" w:rsidRPr="00E818E4">
        <w:rPr>
          <w:lang w:val="en-US"/>
        </w:rPr>
        <w:t>. Let’s call them Prev-Job and Next-Job</w:t>
      </w:r>
      <w:r w:rsidR="007E0208" w:rsidRPr="00E818E4">
        <w:rPr>
          <w:lang w:val="en-US"/>
        </w:rPr>
        <w:br/>
      </w:r>
      <w:r w:rsidR="00AA2577" w:rsidRPr="00E818E4">
        <w:rPr>
          <w:lang w:val="en-US"/>
        </w:rPr>
        <w:t xml:space="preserve">We have </w:t>
      </w:r>
      <w:r w:rsidR="00AE5551" w:rsidRPr="00E818E4">
        <w:rPr>
          <w:lang w:val="en-US"/>
        </w:rPr>
        <w:t>following</w:t>
      </w:r>
      <w:r w:rsidR="00AA2577" w:rsidRPr="00E818E4">
        <w:rPr>
          <w:lang w:val="en-US"/>
        </w:rPr>
        <w:t xml:space="preserve"> cases:</w:t>
      </w:r>
      <w:r w:rsidR="0091780E" w:rsidRPr="00E818E4">
        <w:rPr>
          <w:lang w:val="en-US"/>
        </w:rPr>
        <w:t xml:space="preserve"> </w:t>
      </w:r>
      <w:r w:rsidR="0091780E" w:rsidRPr="00E818E4">
        <w:rPr>
          <w:lang w:val="en-US"/>
        </w:rPr>
        <w:br/>
        <w:t xml:space="preserve">Case 1: </w:t>
      </w:r>
      <w:r w:rsidR="00B26051" w:rsidRPr="00E818E4">
        <w:rPr>
          <w:lang w:val="en-US"/>
        </w:rPr>
        <w:t xml:space="preserve">There is a </w:t>
      </w:r>
      <w:r w:rsidR="00B26051" w:rsidRPr="00E818E4">
        <w:rPr>
          <w:highlight w:val="green"/>
          <w:lang w:val="en-US"/>
        </w:rPr>
        <w:t>Prev-Job</w:t>
      </w:r>
      <w:r w:rsidR="00712E26" w:rsidRPr="00E818E4">
        <w:rPr>
          <w:lang w:val="en-US"/>
        </w:rPr>
        <w:t xml:space="preserve"> </w:t>
      </w:r>
      <w:r w:rsidR="00B26051" w:rsidRPr="00E818E4">
        <w:rPr>
          <w:lang w:val="en-US"/>
        </w:rPr>
        <w:t xml:space="preserve">but no </w:t>
      </w:r>
      <w:r w:rsidR="00B26051" w:rsidRPr="00E818E4">
        <w:rPr>
          <w:highlight w:val="red"/>
          <w:lang w:val="en-US"/>
        </w:rPr>
        <w:t>Next-Job</w:t>
      </w:r>
    </w:p>
    <w:p w14:paraId="4E62D522" w14:textId="77777777" w:rsidR="00FF0F6E" w:rsidRPr="00E818E4" w:rsidRDefault="00B26051" w:rsidP="00FF0F6E">
      <w:pPr>
        <w:keepNext/>
        <w:keepLines/>
        <w:ind w:left="851"/>
        <w:rPr>
          <w:rFonts w:asciiTheme="minorHAnsi" w:hAnsiTheme="minorHAnsi"/>
          <w:lang w:val="en-US"/>
        </w:rPr>
      </w:pPr>
      <w:r w:rsidRPr="00E818E4">
        <w:rPr>
          <w:rFonts w:asciiTheme="minorHAnsi" w:hAnsiTheme="minorHAnsi"/>
          <w:lang w:val="en-US"/>
        </w:rPr>
        <w:t>S</w:t>
      </w:r>
      <w:r w:rsidR="00D24036" w:rsidRPr="00E818E4">
        <w:rPr>
          <w:rFonts w:asciiTheme="minorHAnsi" w:hAnsiTheme="minorHAnsi"/>
          <w:lang w:val="en-US"/>
        </w:rPr>
        <w:t>chedule the CO first</w:t>
      </w:r>
      <w:r w:rsidR="006D16DF" w:rsidRPr="00E818E4">
        <w:rPr>
          <w:rFonts w:asciiTheme="minorHAnsi" w:hAnsiTheme="minorHAnsi"/>
          <w:lang w:val="en-US"/>
        </w:rPr>
        <w:t xml:space="preserve"> (CO can be </w:t>
      </w:r>
      <w:proofErr w:type="spellStart"/>
      <w:r w:rsidR="006D16DF" w:rsidRPr="00E818E4">
        <w:rPr>
          <w:rFonts w:asciiTheme="minorHAnsi" w:hAnsiTheme="minorHAnsi"/>
          <w:lang w:val="en-US"/>
        </w:rPr>
        <w:t>typeA</w:t>
      </w:r>
      <w:proofErr w:type="spellEnd"/>
      <w:r w:rsidR="006D16DF" w:rsidRPr="00E818E4">
        <w:rPr>
          <w:rFonts w:asciiTheme="minorHAnsi" w:hAnsiTheme="minorHAnsi"/>
          <w:lang w:val="en-US"/>
        </w:rPr>
        <w:t xml:space="preserve"> or </w:t>
      </w:r>
      <w:proofErr w:type="spellStart"/>
      <w:r w:rsidR="006D16DF" w:rsidRPr="00E818E4">
        <w:rPr>
          <w:rFonts w:asciiTheme="minorHAnsi" w:hAnsiTheme="minorHAnsi"/>
          <w:lang w:val="en-US"/>
        </w:rPr>
        <w:t>typeB</w:t>
      </w:r>
      <w:proofErr w:type="spellEnd"/>
      <w:r w:rsidR="006D16DF" w:rsidRPr="00E818E4">
        <w:rPr>
          <w:rFonts w:asciiTheme="minorHAnsi" w:hAnsiTheme="minorHAnsi"/>
          <w:lang w:val="en-US"/>
        </w:rPr>
        <w:t xml:space="preserve"> depending on the </w:t>
      </w:r>
      <w:r w:rsidR="00865F1B" w:rsidRPr="00E818E4">
        <w:rPr>
          <w:rFonts w:asciiTheme="minorHAnsi" w:hAnsiTheme="minorHAnsi"/>
          <w:lang w:val="en-US"/>
        </w:rPr>
        <w:t xml:space="preserve">SFG/FG code of </w:t>
      </w:r>
      <w:r w:rsidR="006D16DF" w:rsidRPr="00E818E4">
        <w:rPr>
          <w:rFonts w:asciiTheme="minorHAnsi" w:hAnsiTheme="minorHAnsi"/>
          <w:lang w:val="en-US"/>
        </w:rPr>
        <w:t xml:space="preserve">Prev-Job) </w:t>
      </w:r>
      <w:r w:rsidR="00D24036" w:rsidRPr="00E818E4">
        <w:rPr>
          <w:rFonts w:asciiTheme="minorHAnsi" w:hAnsiTheme="minorHAnsi"/>
          <w:lang w:val="en-US"/>
        </w:rPr>
        <w:t>and then batches</w:t>
      </w:r>
      <w:r w:rsidR="00865F1B" w:rsidRPr="00E818E4">
        <w:rPr>
          <w:rFonts w:asciiTheme="minorHAnsi" w:hAnsiTheme="minorHAnsi"/>
          <w:lang w:val="en-US"/>
        </w:rPr>
        <w:t xml:space="preserve"> and their own </w:t>
      </w:r>
      <w:proofErr w:type="spellStart"/>
      <w:r w:rsidR="00865F1B" w:rsidRPr="00E818E4">
        <w:rPr>
          <w:rFonts w:asciiTheme="minorHAnsi" w:hAnsiTheme="minorHAnsi"/>
          <w:lang w:val="en-US"/>
        </w:rPr>
        <w:t>typeA</w:t>
      </w:r>
      <w:proofErr w:type="spellEnd"/>
      <w:r w:rsidR="00865F1B" w:rsidRPr="00E818E4">
        <w:rPr>
          <w:rFonts w:asciiTheme="minorHAnsi" w:hAnsiTheme="minorHAnsi"/>
          <w:lang w:val="en-US"/>
        </w:rPr>
        <w:t xml:space="preserve"> CO in between.</w:t>
      </w:r>
    </w:p>
    <w:p w14:paraId="3F196614" w14:textId="4AD64447" w:rsidR="00FF0F6E" w:rsidRPr="00E818E4" w:rsidRDefault="00865F1B" w:rsidP="00FF0F6E">
      <w:pPr>
        <w:pStyle w:val="ListParagraph"/>
        <w:keepNext/>
        <w:keepLines/>
        <w:ind w:left="851"/>
        <w:rPr>
          <w:lang w:val="en-US"/>
        </w:rPr>
      </w:pPr>
      <w:r w:rsidRPr="00E818E4">
        <w:rPr>
          <w:lang w:val="en-US"/>
        </w:rPr>
        <w:t xml:space="preserve">If </w:t>
      </w:r>
      <w:r w:rsidR="0059212E" w:rsidRPr="00E818E4">
        <w:rPr>
          <w:lang w:val="en-US"/>
        </w:rPr>
        <w:t xml:space="preserve">the </w:t>
      </w:r>
      <w:r w:rsidR="00E07AA4" w:rsidRPr="00E818E4">
        <w:rPr>
          <w:lang w:val="en-US"/>
        </w:rPr>
        <w:t>slot</w:t>
      </w:r>
      <w:r w:rsidR="009722B0" w:rsidRPr="00E818E4">
        <w:rPr>
          <w:lang w:val="en-US"/>
        </w:rPr>
        <w:t xml:space="preserve"> with FREE status is less than required time</w:t>
      </w:r>
      <w:r w:rsidRPr="00E818E4">
        <w:rPr>
          <w:lang w:val="en-US"/>
        </w:rPr>
        <w:t>, flag the job as FAILED and exit</w:t>
      </w:r>
      <w:r w:rsidR="00FF0F6E" w:rsidRPr="00E818E4">
        <w:rPr>
          <w:lang w:val="en-US"/>
        </w:rPr>
        <w:br/>
        <w:t xml:space="preserve">Record the start and end of each batch and each CO, </w:t>
      </w:r>
    </w:p>
    <w:p w14:paraId="1E1452DE" w14:textId="0211A766" w:rsidR="00D459E2" w:rsidRPr="00E818E4" w:rsidRDefault="00FF0F6E" w:rsidP="00FF0F6E">
      <w:pPr>
        <w:pStyle w:val="ListParagraph"/>
        <w:keepNext/>
        <w:keepLines/>
        <w:ind w:left="851"/>
        <w:rPr>
          <w:lang w:val="en-US"/>
        </w:rPr>
      </w:pPr>
      <w:r w:rsidRPr="00E818E4">
        <w:rPr>
          <w:lang w:val="en-US"/>
        </w:rPr>
        <w:t xml:space="preserve">As there IS previous jobs on this machine, calculate the </w:t>
      </w:r>
      <w:proofErr w:type="spellStart"/>
      <w:r w:rsidRPr="00E818E4">
        <w:rPr>
          <w:lang w:val="en-US"/>
        </w:rPr>
        <w:t>FreeSLOT</w:t>
      </w:r>
      <w:proofErr w:type="spellEnd"/>
      <w:r w:rsidRPr="00E818E4">
        <w:rPr>
          <w:lang w:val="en-US"/>
        </w:rPr>
        <w:t xml:space="preserve"> between two jobs</w:t>
      </w:r>
      <w:r w:rsidRPr="00E818E4">
        <w:rPr>
          <w:lang w:val="en-US"/>
        </w:rPr>
        <w:br/>
        <w:t>Loop back to processing next step/machine</w:t>
      </w:r>
      <w:r w:rsidR="00AA2577" w:rsidRPr="00E818E4">
        <w:rPr>
          <w:lang w:val="en-US"/>
        </w:rPr>
        <w:br/>
      </w:r>
    </w:p>
    <w:p w14:paraId="602E7B42" w14:textId="757CC51C" w:rsidR="00CC4880" w:rsidRPr="00E818E4" w:rsidRDefault="00CC4880" w:rsidP="00CC4880">
      <w:pPr>
        <w:pStyle w:val="ListParagraph"/>
        <w:keepNext/>
        <w:keepLines/>
        <w:ind w:left="567"/>
        <w:rPr>
          <w:lang w:val="en-US"/>
        </w:rPr>
      </w:pPr>
      <w:r w:rsidRPr="00E818E4">
        <w:rPr>
          <w:lang w:val="en-US"/>
        </w:rPr>
        <w:t xml:space="preserve">Case 2: There is </w:t>
      </w:r>
      <w:r w:rsidR="00712E26" w:rsidRPr="00E818E4">
        <w:rPr>
          <w:lang w:val="en-US"/>
        </w:rPr>
        <w:t xml:space="preserve">no </w:t>
      </w:r>
      <w:r w:rsidRPr="00E818E4">
        <w:rPr>
          <w:highlight w:val="red"/>
          <w:lang w:val="en-US"/>
        </w:rPr>
        <w:t>Prev-</w:t>
      </w:r>
      <w:proofErr w:type="gramStart"/>
      <w:r w:rsidRPr="00E818E4">
        <w:rPr>
          <w:highlight w:val="red"/>
          <w:lang w:val="en-US"/>
        </w:rPr>
        <w:t>Job</w:t>
      </w:r>
      <w:proofErr w:type="gramEnd"/>
      <w:r w:rsidRPr="00E818E4">
        <w:rPr>
          <w:lang w:val="en-US"/>
        </w:rPr>
        <w:t xml:space="preserve"> but</w:t>
      </w:r>
      <w:r w:rsidR="00CD5633" w:rsidRPr="00E818E4">
        <w:rPr>
          <w:lang w:val="en-US"/>
        </w:rPr>
        <w:t xml:space="preserve"> </w:t>
      </w:r>
      <w:r w:rsidRPr="00E818E4">
        <w:rPr>
          <w:highlight w:val="green"/>
          <w:lang w:val="en-US"/>
        </w:rPr>
        <w:t>Next-Job</w:t>
      </w:r>
      <w:r w:rsidR="00CD5633" w:rsidRPr="00E818E4">
        <w:rPr>
          <w:lang w:val="en-US"/>
        </w:rPr>
        <w:t xml:space="preserve"> exist</w:t>
      </w:r>
    </w:p>
    <w:p w14:paraId="4263076C" w14:textId="63903B2E" w:rsidR="00434F96" w:rsidRPr="00E818E4" w:rsidRDefault="005E47AF" w:rsidP="00434F96">
      <w:pPr>
        <w:keepNext/>
        <w:keepLines/>
        <w:ind w:left="851"/>
        <w:rPr>
          <w:rFonts w:asciiTheme="minorHAnsi" w:hAnsiTheme="minorHAnsi"/>
          <w:lang w:val="en-US"/>
        </w:rPr>
      </w:pPr>
      <w:r w:rsidRPr="00E818E4">
        <w:rPr>
          <w:rFonts w:asciiTheme="minorHAnsi" w:hAnsiTheme="minorHAnsi"/>
          <w:lang w:val="en-US"/>
        </w:rPr>
        <w:t>Schedule</w:t>
      </w:r>
      <w:r w:rsidR="00CC4880" w:rsidRPr="00E818E4">
        <w:rPr>
          <w:rFonts w:asciiTheme="minorHAnsi" w:hAnsiTheme="minorHAnsi"/>
          <w:lang w:val="en-US"/>
        </w:rPr>
        <w:t xml:space="preserve"> batches and their own </w:t>
      </w:r>
      <w:proofErr w:type="spellStart"/>
      <w:r w:rsidR="00CC4880" w:rsidRPr="00E818E4">
        <w:rPr>
          <w:rFonts w:asciiTheme="minorHAnsi" w:hAnsiTheme="minorHAnsi"/>
          <w:lang w:val="en-US"/>
        </w:rPr>
        <w:t>typeA</w:t>
      </w:r>
      <w:proofErr w:type="spellEnd"/>
      <w:r w:rsidR="00CC4880" w:rsidRPr="00E818E4">
        <w:rPr>
          <w:rFonts w:asciiTheme="minorHAnsi" w:hAnsiTheme="minorHAnsi"/>
          <w:lang w:val="en-US"/>
        </w:rPr>
        <w:t xml:space="preserve"> CO in between.</w:t>
      </w:r>
      <w:r w:rsidR="00434F96" w:rsidRPr="00E818E4">
        <w:rPr>
          <w:rFonts w:asciiTheme="minorHAnsi" w:hAnsiTheme="minorHAnsi"/>
          <w:lang w:val="en-US"/>
        </w:rPr>
        <w:t xml:space="preserve"> Then schedule the CO </w:t>
      </w:r>
      <w:r w:rsidR="004A6E26" w:rsidRPr="00E818E4">
        <w:rPr>
          <w:rFonts w:asciiTheme="minorHAnsi" w:hAnsiTheme="minorHAnsi"/>
          <w:lang w:val="en-US"/>
        </w:rPr>
        <w:t xml:space="preserve">between this and the next (CO can be </w:t>
      </w:r>
      <w:proofErr w:type="spellStart"/>
      <w:r w:rsidR="004A6E26" w:rsidRPr="00E818E4">
        <w:rPr>
          <w:rFonts w:asciiTheme="minorHAnsi" w:hAnsiTheme="minorHAnsi"/>
          <w:lang w:val="en-US"/>
        </w:rPr>
        <w:t>typeA</w:t>
      </w:r>
      <w:proofErr w:type="spellEnd"/>
      <w:r w:rsidR="004A6E26" w:rsidRPr="00E818E4">
        <w:rPr>
          <w:rFonts w:asciiTheme="minorHAnsi" w:hAnsiTheme="minorHAnsi"/>
          <w:lang w:val="en-US"/>
        </w:rPr>
        <w:t xml:space="preserve"> or </w:t>
      </w:r>
      <w:proofErr w:type="spellStart"/>
      <w:r w:rsidR="004A6E26" w:rsidRPr="00E818E4">
        <w:rPr>
          <w:rFonts w:asciiTheme="minorHAnsi" w:hAnsiTheme="minorHAnsi"/>
          <w:lang w:val="en-US"/>
        </w:rPr>
        <w:t>typeB</w:t>
      </w:r>
      <w:proofErr w:type="spellEnd"/>
      <w:r w:rsidR="004A6E26" w:rsidRPr="00E818E4">
        <w:rPr>
          <w:rFonts w:asciiTheme="minorHAnsi" w:hAnsiTheme="minorHAnsi"/>
          <w:lang w:val="en-US"/>
        </w:rPr>
        <w:t xml:space="preserve"> depending on the SFG/FG code of Next-Job)</w:t>
      </w:r>
      <w:r w:rsidR="004A6E26" w:rsidRPr="00E818E4">
        <w:rPr>
          <w:rFonts w:asciiTheme="minorHAnsi" w:hAnsiTheme="minorHAnsi"/>
          <w:lang w:val="en-US"/>
        </w:rPr>
        <w:br/>
      </w:r>
      <w:r w:rsidR="009722B0" w:rsidRPr="00E818E4">
        <w:rPr>
          <w:rFonts w:asciiTheme="minorHAnsi" w:hAnsiTheme="minorHAnsi"/>
          <w:lang w:val="en-US"/>
        </w:rPr>
        <w:t xml:space="preserve">If the </w:t>
      </w:r>
      <w:r w:rsidR="00E07AA4" w:rsidRPr="00E818E4">
        <w:rPr>
          <w:rFonts w:asciiTheme="minorHAnsi" w:hAnsiTheme="minorHAnsi"/>
          <w:lang w:val="en-US"/>
        </w:rPr>
        <w:t>slot</w:t>
      </w:r>
      <w:r w:rsidR="009722B0" w:rsidRPr="00E818E4">
        <w:rPr>
          <w:rFonts w:asciiTheme="minorHAnsi" w:hAnsiTheme="minorHAnsi"/>
          <w:lang w:val="en-US"/>
        </w:rPr>
        <w:t xml:space="preserve"> with FREE status is less than required time</w:t>
      </w:r>
      <w:r w:rsidR="005E231A" w:rsidRPr="00E818E4">
        <w:rPr>
          <w:rFonts w:asciiTheme="minorHAnsi" w:hAnsiTheme="minorHAnsi"/>
          <w:lang w:val="en-US"/>
        </w:rPr>
        <w:t>, flag the job as FAILED and exit</w:t>
      </w:r>
      <w:r w:rsidR="005E231A" w:rsidRPr="00E818E4">
        <w:rPr>
          <w:rFonts w:asciiTheme="minorHAnsi" w:hAnsiTheme="minorHAnsi"/>
          <w:lang w:val="en-US"/>
        </w:rPr>
        <w:br/>
      </w:r>
      <w:r w:rsidR="004A6E26" w:rsidRPr="00E818E4">
        <w:rPr>
          <w:rFonts w:asciiTheme="minorHAnsi" w:hAnsiTheme="minorHAnsi"/>
          <w:lang w:val="en-US"/>
        </w:rPr>
        <w:t xml:space="preserve">If </w:t>
      </w:r>
      <w:r w:rsidR="001B496C" w:rsidRPr="00E818E4">
        <w:rPr>
          <w:rFonts w:asciiTheme="minorHAnsi" w:hAnsiTheme="minorHAnsi"/>
          <w:lang w:val="en-US"/>
        </w:rPr>
        <w:t xml:space="preserve">the end of last CO is AFTER the start of the Next-JOB, we do not have enough gap. </w:t>
      </w:r>
      <w:r w:rsidR="00DF0614" w:rsidRPr="00E818E4">
        <w:rPr>
          <w:rFonts w:asciiTheme="minorHAnsi" w:hAnsiTheme="minorHAnsi"/>
          <w:lang w:val="en-US"/>
        </w:rPr>
        <w:t xml:space="preserve">Set the EARLIEST START TIME to </w:t>
      </w:r>
      <w:r w:rsidR="001F4FE1" w:rsidRPr="00E818E4">
        <w:rPr>
          <w:rFonts w:asciiTheme="minorHAnsi" w:hAnsiTheme="minorHAnsi"/>
          <w:lang w:val="en-US"/>
        </w:rPr>
        <w:t>END</w:t>
      </w:r>
      <w:r w:rsidR="00DF0614" w:rsidRPr="00E818E4">
        <w:rPr>
          <w:rFonts w:asciiTheme="minorHAnsi" w:hAnsiTheme="minorHAnsi"/>
          <w:lang w:val="en-US"/>
        </w:rPr>
        <w:t xml:space="preserve"> of Next-Job</w:t>
      </w:r>
      <w:r w:rsidR="001F4FE1" w:rsidRPr="00E818E4">
        <w:rPr>
          <w:rFonts w:asciiTheme="minorHAnsi" w:hAnsiTheme="minorHAnsi"/>
          <w:lang w:val="en-US"/>
        </w:rPr>
        <w:t xml:space="preserve">, go back to </w:t>
      </w:r>
      <w:r w:rsidR="005E231A" w:rsidRPr="00E818E4">
        <w:rPr>
          <w:rFonts w:asciiTheme="minorHAnsi" w:hAnsiTheme="minorHAnsi"/>
          <w:lang w:val="en-US"/>
        </w:rPr>
        <w:t>finding slots</w:t>
      </w:r>
    </w:p>
    <w:p w14:paraId="6FFD9ABD" w14:textId="39075069" w:rsidR="00CC4880" w:rsidRPr="00E818E4" w:rsidRDefault="005E231A" w:rsidP="00CC4880">
      <w:pPr>
        <w:pStyle w:val="ListParagraph"/>
        <w:keepNext/>
        <w:keepLines/>
        <w:ind w:left="851"/>
        <w:rPr>
          <w:lang w:val="en-US"/>
        </w:rPr>
      </w:pPr>
      <w:r w:rsidRPr="00E818E4">
        <w:rPr>
          <w:lang w:val="en-US"/>
        </w:rPr>
        <w:t>Else, r</w:t>
      </w:r>
      <w:r w:rsidR="00CC4880" w:rsidRPr="00E818E4">
        <w:rPr>
          <w:lang w:val="en-US"/>
        </w:rPr>
        <w:t xml:space="preserve">ecord the start and end of each batch and each CO, </w:t>
      </w:r>
    </w:p>
    <w:p w14:paraId="6F262CE2" w14:textId="01E67D3F" w:rsidR="00CC4880" w:rsidRPr="00E818E4" w:rsidRDefault="005E47AF" w:rsidP="00CC4880">
      <w:pPr>
        <w:pStyle w:val="ListParagraph"/>
        <w:keepNext/>
        <w:keepLines/>
        <w:ind w:left="851"/>
        <w:rPr>
          <w:lang w:val="en-US"/>
        </w:rPr>
      </w:pPr>
      <w:r w:rsidRPr="00E818E4">
        <w:rPr>
          <w:lang w:val="en-US"/>
        </w:rPr>
        <w:t xml:space="preserve">As there are no previous jobs on this machine, the </w:t>
      </w:r>
      <w:proofErr w:type="spellStart"/>
      <w:r w:rsidRPr="00E818E4">
        <w:rPr>
          <w:lang w:val="en-US"/>
        </w:rPr>
        <w:t>FreeSLOT</w:t>
      </w:r>
      <w:proofErr w:type="spellEnd"/>
      <w:r w:rsidRPr="00E818E4">
        <w:rPr>
          <w:lang w:val="en-US"/>
        </w:rPr>
        <w:t xml:space="preserve"> count is 0</w:t>
      </w:r>
      <w:r w:rsidR="00CC4880" w:rsidRPr="00E818E4">
        <w:rPr>
          <w:lang w:val="en-US"/>
        </w:rPr>
        <w:br/>
        <w:t>Loop back to processing next step/machine</w:t>
      </w:r>
      <w:r w:rsidR="00CC4880" w:rsidRPr="00E818E4">
        <w:rPr>
          <w:lang w:val="en-US"/>
        </w:rPr>
        <w:br/>
      </w:r>
    </w:p>
    <w:p w14:paraId="6AC50CB4" w14:textId="489F71FB" w:rsidR="00CD5633" w:rsidRPr="00E818E4" w:rsidRDefault="00CD5633" w:rsidP="00CD5633">
      <w:pPr>
        <w:pStyle w:val="ListParagraph"/>
        <w:keepNext/>
        <w:keepLines/>
        <w:ind w:left="567"/>
        <w:rPr>
          <w:lang w:val="en-US"/>
        </w:rPr>
      </w:pPr>
      <w:r w:rsidRPr="00E818E4">
        <w:rPr>
          <w:lang w:val="en-US"/>
        </w:rPr>
        <w:t xml:space="preserve">Case 3: There is a </w:t>
      </w:r>
      <w:r w:rsidRPr="00E818E4">
        <w:rPr>
          <w:highlight w:val="green"/>
          <w:lang w:val="en-US"/>
        </w:rPr>
        <w:t>Prev-Job</w:t>
      </w:r>
      <w:r w:rsidRPr="00E818E4">
        <w:rPr>
          <w:lang w:val="en-US"/>
        </w:rPr>
        <w:t xml:space="preserve"> and </w:t>
      </w:r>
      <w:r w:rsidRPr="00E818E4">
        <w:rPr>
          <w:highlight w:val="green"/>
          <w:lang w:val="en-US"/>
        </w:rPr>
        <w:t>Next-Job</w:t>
      </w:r>
      <w:r w:rsidRPr="00E818E4">
        <w:rPr>
          <w:lang w:val="en-US"/>
        </w:rPr>
        <w:t xml:space="preserve"> with gap in between (may not be free)</w:t>
      </w:r>
    </w:p>
    <w:p w14:paraId="58CB1A30" w14:textId="2638E6E5" w:rsidR="001E6142" w:rsidRPr="00E818E4" w:rsidRDefault="001E6142" w:rsidP="00CD5633">
      <w:pPr>
        <w:keepNext/>
        <w:keepLines/>
        <w:ind w:left="851"/>
        <w:rPr>
          <w:rFonts w:asciiTheme="minorHAnsi" w:hAnsiTheme="minorHAnsi"/>
          <w:lang w:val="en-US"/>
        </w:rPr>
      </w:pPr>
      <w:r w:rsidRPr="00E818E4">
        <w:rPr>
          <w:rFonts w:asciiTheme="minorHAnsi" w:hAnsiTheme="minorHAnsi"/>
          <w:lang w:val="en-US"/>
        </w:rPr>
        <w:t>This is tricky – there will ALREDY be a CO between Prev-Job and Next-Job</w:t>
      </w:r>
      <w:r w:rsidR="002443E1" w:rsidRPr="00E818E4">
        <w:rPr>
          <w:rFonts w:asciiTheme="minorHAnsi" w:hAnsiTheme="minorHAnsi"/>
          <w:lang w:val="en-US"/>
        </w:rPr>
        <w:t xml:space="preserve">, so we need trial-and-error </w:t>
      </w:r>
      <w:r w:rsidR="00365A10" w:rsidRPr="00E818E4">
        <w:rPr>
          <w:rFonts w:asciiTheme="minorHAnsi" w:hAnsiTheme="minorHAnsi"/>
          <w:lang w:val="en-US"/>
        </w:rPr>
        <w:t>loop.</w:t>
      </w:r>
    </w:p>
    <w:p w14:paraId="6133DECA" w14:textId="49E99186" w:rsidR="00555A62" w:rsidRPr="00E818E4" w:rsidRDefault="00555A62" w:rsidP="00CD5633">
      <w:pPr>
        <w:keepNext/>
        <w:keepLines/>
        <w:ind w:left="851"/>
        <w:rPr>
          <w:rFonts w:asciiTheme="minorHAnsi" w:hAnsiTheme="minorHAnsi"/>
          <w:lang w:val="en-US"/>
        </w:rPr>
      </w:pPr>
      <w:r w:rsidRPr="00E818E4">
        <w:rPr>
          <w:rFonts w:asciiTheme="minorHAnsi" w:hAnsiTheme="minorHAnsi"/>
          <w:lang w:val="en-US"/>
        </w:rPr>
        <w:t>Locate the start and end of CO between Prev-Job and Next-Job</w:t>
      </w:r>
    </w:p>
    <w:p w14:paraId="1A0A59B6" w14:textId="0FA388EE" w:rsidR="00365A10" w:rsidRPr="00E818E4" w:rsidRDefault="002D7FB9" w:rsidP="00CD5633">
      <w:pPr>
        <w:keepNext/>
        <w:keepLines/>
        <w:ind w:left="851"/>
        <w:rPr>
          <w:rFonts w:asciiTheme="minorHAnsi" w:hAnsiTheme="minorHAnsi"/>
          <w:lang w:val="en-US"/>
        </w:rPr>
      </w:pPr>
      <w:r w:rsidRPr="00E818E4">
        <w:rPr>
          <w:rFonts w:asciiTheme="minorHAnsi" w:hAnsiTheme="minorHAnsi"/>
          <w:lang w:val="en-US"/>
        </w:rPr>
        <w:t>Calculate the schedule of</w:t>
      </w:r>
      <w:r w:rsidR="00365A10" w:rsidRPr="00E818E4">
        <w:rPr>
          <w:rFonts w:asciiTheme="minorHAnsi" w:hAnsiTheme="minorHAnsi"/>
          <w:lang w:val="en-US"/>
        </w:rPr>
        <w:t xml:space="preserve"> batches and their own </w:t>
      </w:r>
      <w:proofErr w:type="spellStart"/>
      <w:r w:rsidR="00365A10" w:rsidRPr="00E818E4">
        <w:rPr>
          <w:rFonts w:asciiTheme="minorHAnsi" w:hAnsiTheme="minorHAnsi"/>
          <w:lang w:val="en-US"/>
        </w:rPr>
        <w:t>typeA</w:t>
      </w:r>
      <w:proofErr w:type="spellEnd"/>
      <w:r w:rsidR="00365A10" w:rsidRPr="00E818E4">
        <w:rPr>
          <w:rFonts w:asciiTheme="minorHAnsi" w:hAnsiTheme="minorHAnsi"/>
          <w:lang w:val="en-US"/>
        </w:rPr>
        <w:t xml:space="preserve"> CO in between.</w:t>
      </w:r>
    </w:p>
    <w:p w14:paraId="2C41B14C" w14:textId="6F3B8101" w:rsidR="007817C0" w:rsidRPr="00E818E4" w:rsidRDefault="007817C0" w:rsidP="00CD5633">
      <w:pPr>
        <w:keepNext/>
        <w:keepLines/>
        <w:ind w:left="851"/>
        <w:rPr>
          <w:rFonts w:asciiTheme="minorHAnsi" w:hAnsiTheme="minorHAnsi"/>
          <w:lang w:val="en-US"/>
        </w:rPr>
      </w:pPr>
      <w:r w:rsidRPr="00E818E4">
        <w:rPr>
          <w:rFonts w:asciiTheme="minorHAnsi" w:hAnsiTheme="minorHAnsi"/>
          <w:lang w:val="en-US"/>
        </w:rPr>
        <w:t>If there are NO free slots, flag the job as FAILED and exit</w:t>
      </w:r>
      <w:r w:rsidRPr="00E818E4">
        <w:rPr>
          <w:rFonts w:asciiTheme="minorHAnsi" w:hAnsiTheme="minorHAnsi"/>
          <w:lang w:val="en-US"/>
        </w:rPr>
        <w:br/>
      </w:r>
    </w:p>
    <w:p w14:paraId="5D5F5794" w14:textId="50C80238" w:rsidR="00555A62" w:rsidRPr="00E818E4" w:rsidRDefault="00555A62" w:rsidP="00CD5633">
      <w:pPr>
        <w:keepNext/>
        <w:keepLines/>
        <w:ind w:left="851"/>
        <w:rPr>
          <w:rFonts w:asciiTheme="minorHAnsi" w:hAnsiTheme="minorHAnsi"/>
          <w:lang w:val="en-US"/>
        </w:rPr>
      </w:pPr>
      <w:r w:rsidRPr="00E818E4">
        <w:rPr>
          <w:rFonts w:asciiTheme="minorHAnsi" w:hAnsiTheme="minorHAnsi"/>
          <w:lang w:val="en-US"/>
        </w:rPr>
        <w:t>If the start time of batches is after the existing CO</w:t>
      </w:r>
      <w:r w:rsidR="00831FEE" w:rsidRPr="00E818E4">
        <w:rPr>
          <w:rFonts w:asciiTheme="minorHAnsi" w:hAnsiTheme="minorHAnsi"/>
          <w:lang w:val="en-US"/>
        </w:rPr>
        <w:t>, check if we can fit a CO between this job and Next-Job.</w:t>
      </w:r>
    </w:p>
    <w:p w14:paraId="515DFC0C" w14:textId="53E3E1FB" w:rsidR="00CD5633" w:rsidRPr="00E818E4" w:rsidRDefault="00831FEE" w:rsidP="008F29FE">
      <w:pPr>
        <w:pStyle w:val="ListParagraph"/>
        <w:keepNext/>
        <w:keepLines/>
        <w:ind w:left="851"/>
        <w:rPr>
          <w:lang w:val="en-US"/>
        </w:rPr>
      </w:pPr>
      <w:r w:rsidRPr="00E818E4">
        <w:rPr>
          <w:lang w:val="en-US"/>
        </w:rPr>
        <w:lastRenderedPageBreak/>
        <w:t>If we can</w:t>
      </w:r>
      <w:r w:rsidR="007817C0" w:rsidRPr="00E818E4">
        <w:rPr>
          <w:lang w:val="en-US"/>
        </w:rPr>
        <w:t>not, Set the EARLIEST START TIME to END of Next-Job, go back to finding slots.</w:t>
      </w:r>
      <w:r w:rsidR="007817C0" w:rsidRPr="00E818E4">
        <w:rPr>
          <w:lang w:val="en-US"/>
        </w:rPr>
        <w:br/>
      </w:r>
      <w:r w:rsidR="008F29FE" w:rsidRPr="00E818E4">
        <w:rPr>
          <w:lang w:val="en-US"/>
        </w:rPr>
        <w:t>If we can fit, record the start and end of each batch and each CO</w:t>
      </w:r>
      <w:r w:rsidR="00A97D39" w:rsidRPr="00E818E4">
        <w:rPr>
          <w:lang w:val="en-US"/>
        </w:rPr>
        <w:t>. As</w:t>
      </w:r>
      <w:r w:rsidR="008F29FE" w:rsidRPr="00E818E4">
        <w:rPr>
          <w:lang w:val="en-US"/>
        </w:rPr>
        <w:t xml:space="preserve"> there IS previous jobs on this machine, calculate the </w:t>
      </w:r>
      <w:proofErr w:type="spellStart"/>
      <w:r w:rsidR="008F29FE" w:rsidRPr="00E818E4">
        <w:rPr>
          <w:lang w:val="en-US"/>
        </w:rPr>
        <w:t>FreeSLOT</w:t>
      </w:r>
      <w:proofErr w:type="spellEnd"/>
      <w:r w:rsidR="008F29FE" w:rsidRPr="00E818E4">
        <w:rPr>
          <w:lang w:val="en-US"/>
        </w:rPr>
        <w:t xml:space="preserve"> between two jobs</w:t>
      </w:r>
      <w:r w:rsidR="008F29FE" w:rsidRPr="00E818E4">
        <w:rPr>
          <w:lang w:val="en-US"/>
        </w:rPr>
        <w:br/>
      </w:r>
      <w:r w:rsidR="00CD5633" w:rsidRPr="00E818E4">
        <w:rPr>
          <w:lang w:val="en-US"/>
        </w:rPr>
        <w:br/>
        <w:t>Loop back to processing next step/machine</w:t>
      </w:r>
      <w:r w:rsidR="00CD5633" w:rsidRPr="00E818E4">
        <w:rPr>
          <w:lang w:val="en-US"/>
        </w:rPr>
        <w:br/>
      </w:r>
    </w:p>
    <w:p w14:paraId="1A6F60D8" w14:textId="77777777" w:rsidR="005A268A" w:rsidRPr="00E818E4" w:rsidRDefault="003C7438" w:rsidP="003C7438">
      <w:pPr>
        <w:pStyle w:val="ListParagraph"/>
        <w:keepNext/>
        <w:keepLines/>
        <w:numPr>
          <w:ilvl w:val="0"/>
          <w:numId w:val="11"/>
        </w:numPr>
        <w:ind w:left="284" w:hanging="284"/>
        <w:rPr>
          <w:lang w:val="en-US"/>
        </w:rPr>
      </w:pPr>
      <w:r w:rsidRPr="00E818E4">
        <w:rPr>
          <w:lang w:val="en-US"/>
        </w:rPr>
        <w:t>If</w:t>
      </w:r>
      <w:r w:rsidR="00F5142A" w:rsidRPr="00E818E4">
        <w:rPr>
          <w:lang w:val="en-US"/>
        </w:rPr>
        <w:t xml:space="preserve"> we don’t have any failures</w:t>
      </w:r>
      <w:r w:rsidR="00A97D39" w:rsidRPr="00E818E4">
        <w:rPr>
          <w:lang w:val="en-US"/>
        </w:rPr>
        <w:t xml:space="preserve"> means we have at-least 1 path</w:t>
      </w:r>
      <w:r w:rsidR="003C42F7" w:rsidRPr="00E818E4">
        <w:rPr>
          <w:lang w:val="en-US"/>
        </w:rPr>
        <w:t xml:space="preserve">. </w:t>
      </w:r>
    </w:p>
    <w:p w14:paraId="1D59BD46" w14:textId="2F603F76" w:rsidR="003C7438" w:rsidRPr="00E818E4" w:rsidRDefault="003C42F7" w:rsidP="003C7438">
      <w:pPr>
        <w:pStyle w:val="ListParagraph"/>
        <w:keepNext/>
        <w:keepLines/>
        <w:numPr>
          <w:ilvl w:val="0"/>
          <w:numId w:val="11"/>
        </w:numPr>
        <w:ind w:left="284" w:hanging="284"/>
        <w:rPr>
          <w:lang w:val="en-US"/>
        </w:rPr>
      </w:pPr>
      <w:r w:rsidRPr="00E818E4">
        <w:rPr>
          <w:lang w:val="en-US"/>
        </w:rPr>
        <w:t>If there is only 1 path, this IS the BEST path. Select this path</w:t>
      </w:r>
      <w:r w:rsidR="00E3063C" w:rsidRPr="00E818E4">
        <w:rPr>
          <w:lang w:val="en-US"/>
        </w:rPr>
        <w:t xml:space="preserve">, update the data structures with the start and end of each batch and </w:t>
      </w:r>
      <w:proofErr w:type="spellStart"/>
      <w:r w:rsidR="005A268A" w:rsidRPr="00E818E4">
        <w:rPr>
          <w:lang w:val="en-US"/>
        </w:rPr>
        <w:t>COs.</w:t>
      </w:r>
      <w:proofErr w:type="spellEnd"/>
      <w:r w:rsidR="005A268A" w:rsidRPr="00E818E4">
        <w:rPr>
          <w:lang w:val="en-US"/>
        </w:rPr>
        <w:t xml:space="preserve"> Record the end of last step as the ARRIVAL TIME for dependent jobs (if any)</w:t>
      </w:r>
    </w:p>
    <w:p w14:paraId="2BF0B6A0" w14:textId="413A7713" w:rsidR="00E3063C" w:rsidRPr="00E818E4" w:rsidRDefault="005A268A" w:rsidP="003C7438">
      <w:pPr>
        <w:pStyle w:val="ListParagraph"/>
        <w:keepNext/>
        <w:keepLines/>
        <w:numPr>
          <w:ilvl w:val="0"/>
          <w:numId w:val="11"/>
        </w:numPr>
        <w:ind w:left="284" w:hanging="284"/>
        <w:rPr>
          <w:lang w:val="en-US"/>
        </w:rPr>
      </w:pPr>
      <w:r w:rsidRPr="00E818E4">
        <w:rPr>
          <w:lang w:val="en-US"/>
        </w:rPr>
        <w:t xml:space="preserve">If we have more than 1 path, </w:t>
      </w:r>
      <w:r w:rsidR="004632FC" w:rsidRPr="00E818E4">
        <w:rPr>
          <w:lang w:val="en-US"/>
        </w:rPr>
        <w:t xml:space="preserve">apply SITE specific logic to select the best path. The logic can be </w:t>
      </w:r>
      <w:r w:rsidR="003002C2" w:rsidRPr="00E818E4">
        <w:rPr>
          <w:lang w:val="en-US"/>
        </w:rPr>
        <w:t>any combination of earliest start, earliest finish, total free load, total lead time from start to end etc. etc.</w:t>
      </w:r>
      <w:r w:rsidR="00AF79CA" w:rsidRPr="00E818E4">
        <w:rPr>
          <w:lang w:val="en-US"/>
        </w:rPr>
        <w:br/>
        <w:t xml:space="preserve">For the selected path, update the data structures with the start and end of each batch and </w:t>
      </w:r>
      <w:proofErr w:type="spellStart"/>
      <w:r w:rsidR="00AF79CA" w:rsidRPr="00E818E4">
        <w:rPr>
          <w:lang w:val="en-US"/>
        </w:rPr>
        <w:t>COs.</w:t>
      </w:r>
      <w:proofErr w:type="spellEnd"/>
      <w:r w:rsidR="00AF79CA" w:rsidRPr="00E818E4">
        <w:rPr>
          <w:lang w:val="en-US"/>
        </w:rPr>
        <w:t xml:space="preserve"> Record the end of last step as the ARRIVAL TIME for dependent jobs (if any)</w:t>
      </w:r>
    </w:p>
    <w:p w14:paraId="0ECA3840" w14:textId="1498598E" w:rsidR="00291D2A" w:rsidRPr="00E818E4" w:rsidRDefault="00291D2A" w:rsidP="00291D2A">
      <w:pPr>
        <w:pStyle w:val="ListParagraph"/>
        <w:keepNext/>
        <w:keepLines/>
        <w:numPr>
          <w:ilvl w:val="0"/>
          <w:numId w:val="11"/>
        </w:numPr>
        <w:ind w:left="426" w:hanging="426"/>
        <w:rPr>
          <w:lang w:val="en-US"/>
        </w:rPr>
      </w:pPr>
      <w:r w:rsidRPr="00E818E4">
        <w:rPr>
          <w:lang w:val="en-US"/>
        </w:rPr>
        <w:t>We are done. Next job….</w:t>
      </w:r>
    </w:p>
    <w:p w14:paraId="1A631866" w14:textId="03E696B9" w:rsidR="00E66274" w:rsidRPr="00E818E4" w:rsidRDefault="00E66274" w:rsidP="00CA5720">
      <w:pPr>
        <w:rPr>
          <w:rFonts w:asciiTheme="minorHAnsi" w:hAnsiTheme="minorHAnsi"/>
          <w:lang w:val="en-US"/>
        </w:rPr>
      </w:pPr>
      <w:r w:rsidRPr="00E818E4">
        <w:rPr>
          <w:rFonts w:asciiTheme="minorHAnsi" w:hAnsiTheme="minorHAnsi"/>
          <w:lang w:val="en-US"/>
        </w:rPr>
        <w:br w:type="page"/>
      </w:r>
    </w:p>
    <w:p w14:paraId="54CBF579" w14:textId="43A13460" w:rsidR="006F4582" w:rsidRPr="00E818E4" w:rsidRDefault="006F4582" w:rsidP="00854451">
      <w:pPr>
        <w:pStyle w:val="Heading1"/>
        <w:rPr>
          <w:rFonts w:asciiTheme="minorHAnsi" w:hAnsiTheme="minorHAnsi"/>
          <w:lang w:val="en-US"/>
        </w:rPr>
      </w:pPr>
      <w:r w:rsidRPr="00E818E4">
        <w:rPr>
          <w:rFonts w:asciiTheme="minorHAnsi" w:hAnsiTheme="minorHAnsi"/>
          <w:color w:val="FF0000"/>
          <w:lang w:val="en-US"/>
        </w:rPr>
        <w:lastRenderedPageBreak/>
        <w:t>Source Code</w:t>
      </w:r>
      <w:r w:rsidRPr="00E818E4">
        <w:rPr>
          <w:rFonts w:asciiTheme="minorHAnsi" w:hAnsiTheme="minorHAnsi"/>
          <w:lang w:val="en-US"/>
        </w:rPr>
        <w:t xml:space="preserve"> – Available on VDL </w:t>
      </w:r>
      <w:proofErr w:type="spellStart"/>
      <w:r w:rsidR="00D228DF" w:rsidRPr="00E818E4">
        <w:rPr>
          <w:rFonts w:asciiTheme="minorHAnsi" w:hAnsiTheme="minorHAnsi"/>
          <w:lang w:val="en-US"/>
        </w:rPr>
        <w:t>Devops</w:t>
      </w:r>
      <w:proofErr w:type="spellEnd"/>
      <w:r w:rsidR="00D228DF" w:rsidRPr="00E818E4">
        <w:rPr>
          <w:rFonts w:asciiTheme="minorHAnsi" w:hAnsiTheme="minorHAnsi"/>
          <w:lang w:val="en-US"/>
        </w:rPr>
        <w:t xml:space="preserve"> GIT Repository</w:t>
      </w:r>
    </w:p>
    <w:p w14:paraId="24822096" w14:textId="4D07C288" w:rsidR="00A64F78" w:rsidRPr="00E818E4" w:rsidRDefault="00A64F78" w:rsidP="00A64F78">
      <w:pPr>
        <w:rPr>
          <w:rFonts w:asciiTheme="minorHAnsi" w:hAnsiTheme="minorHAnsi"/>
          <w:lang w:val="en-US"/>
        </w:rPr>
      </w:pPr>
      <w:r w:rsidRPr="00E818E4">
        <w:rPr>
          <w:rFonts w:asciiTheme="minorHAnsi" w:hAnsiTheme="minorHAnsi"/>
          <w:lang w:val="en-US"/>
        </w:rPr>
        <w:t>https://devops.vcgdigital.net/VectorDigitalLabs/Glenmark_Prod_Scheduling/_git/Glenmark_Prod_Scheduling</w:t>
      </w:r>
    </w:p>
    <w:p w14:paraId="51691AFF" w14:textId="66A14B20" w:rsidR="00854451" w:rsidRPr="00E818E4" w:rsidRDefault="00CD25DF" w:rsidP="00854451">
      <w:pPr>
        <w:pStyle w:val="Heading1"/>
        <w:rPr>
          <w:rFonts w:asciiTheme="minorHAnsi" w:hAnsiTheme="minorHAnsi"/>
          <w:lang w:val="en-US"/>
        </w:rPr>
      </w:pPr>
      <w:r w:rsidRPr="00E818E4">
        <w:rPr>
          <w:rFonts w:asciiTheme="minorHAnsi" w:hAnsiTheme="minorHAnsi"/>
          <w:lang w:val="en-US"/>
        </w:rPr>
        <w:t>Tech-stack:</w:t>
      </w:r>
    </w:p>
    <w:p w14:paraId="771C658D" w14:textId="7A38001C" w:rsidR="00CD25DF" w:rsidRPr="00E818E4" w:rsidRDefault="00CD25DF" w:rsidP="00CD25DF">
      <w:pPr>
        <w:rPr>
          <w:rFonts w:asciiTheme="minorHAnsi" w:hAnsiTheme="minorHAnsi"/>
          <w:lang w:val="en-US"/>
        </w:rPr>
      </w:pPr>
      <w:r w:rsidRPr="00E818E4">
        <w:rPr>
          <w:rFonts w:asciiTheme="minorHAnsi" w:hAnsiTheme="minorHAnsi"/>
          <w:lang w:val="en-US"/>
        </w:rPr>
        <w:t>Python 13 (Standard python dependencies)</w:t>
      </w:r>
    </w:p>
    <w:p w14:paraId="49064F1D" w14:textId="7DD72875" w:rsidR="00CD25DF" w:rsidRPr="00E818E4" w:rsidRDefault="00CD25DF" w:rsidP="00CD25DF">
      <w:pPr>
        <w:rPr>
          <w:rFonts w:asciiTheme="minorHAnsi" w:hAnsiTheme="minorHAnsi"/>
          <w:lang w:val="en-US"/>
        </w:rPr>
      </w:pPr>
      <w:r w:rsidRPr="00E818E4">
        <w:rPr>
          <w:rFonts w:asciiTheme="minorHAnsi" w:hAnsiTheme="minorHAnsi"/>
          <w:lang w:val="en-US"/>
        </w:rPr>
        <w:t xml:space="preserve">Special module Dependencies: </w:t>
      </w:r>
    </w:p>
    <w:p w14:paraId="2BB7E4F1" w14:textId="59E54F2D" w:rsidR="00CD25DF" w:rsidRPr="00E818E4" w:rsidRDefault="00CD25DF" w:rsidP="00CD25DF">
      <w:pPr>
        <w:ind w:firstLine="720"/>
        <w:rPr>
          <w:rFonts w:asciiTheme="minorHAnsi" w:hAnsiTheme="minorHAnsi"/>
        </w:rPr>
      </w:pPr>
      <w:r w:rsidRPr="00E818E4">
        <w:rPr>
          <w:rFonts w:asciiTheme="minorHAnsi" w:hAnsiTheme="minorHAnsi"/>
          <w:lang w:val="en-US"/>
        </w:rPr>
        <w:t xml:space="preserve">bisect, </w:t>
      </w:r>
      <w:proofErr w:type="spellStart"/>
      <w:r w:rsidRPr="00E818E4">
        <w:rPr>
          <w:rFonts w:asciiTheme="minorHAnsi" w:hAnsiTheme="minorHAnsi"/>
        </w:rPr>
        <w:t>sortedcontainers</w:t>
      </w:r>
      <w:proofErr w:type="spellEnd"/>
      <w:r w:rsidRPr="00E818E4">
        <w:rPr>
          <w:rFonts w:asciiTheme="minorHAnsi" w:hAnsiTheme="minorHAnsi"/>
        </w:rPr>
        <w:t xml:space="preserve">, pandas, </w:t>
      </w:r>
      <w:proofErr w:type="spellStart"/>
      <w:r w:rsidRPr="00E818E4">
        <w:rPr>
          <w:rFonts w:asciiTheme="minorHAnsi" w:hAnsiTheme="minorHAnsi"/>
        </w:rPr>
        <w:t>numpy</w:t>
      </w:r>
      <w:proofErr w:type="spellEnd"/>
      <w:r w:rsidRPr="00E818E4">
        <w:rPr>
          <w:rFonts w:asciiTheme="minorHAnsi" w:hAnsiTheme="minorHAnsi"/>
        </w:rPr>
        <w:t xml:space="preserve">, ABC, </w:t>
      </w:r>
      <w:proofErr w:type="spellStart"/>
      <w:r w:rsidRPr="00E818E4">
        <w:rPr>
          <w:rFonts w:asciiTheme="minorHAnsi" w:hAnsiTheme="minorHAnsi"/>
        </w:rPr>
        <w:t>abstractmethod</w:t>
      </w:r>
      <w:proofErr w:type="spellEnd"/>
      <w:r w:rsidRPr="00E818E4">
        <w:rPr>
          <w:rFonts w:asciiTheme="minorHAnsi" w:hAnsiTheme="minorHAnsi"/>
        </w:rPr>
        <w:t xml:space="preserve">, </w:t>
      </w:r>
      <w:proofErr w:type="spellStart"/>
      <w:r w:rsidRPr="00E818E4">
        <w:rPr>
          <w:rFonts w:asciiTheme="minorHAnsi" w:hAnsiTheme="minorHAnsi"/>
        </w:rPr>
        <w:t>xlsxwriter</w:t>
      </w:r>
      <w:proofErr w:type="spellEnd"/>
      <w:r w:rsidR="006A7297" w:rsidRPr="00E818E4">
        <w:rPr>
          <w:rFonts w:asciiTheme="minorHAnsi" w:hAnsiTheme="minorHAnsi"/>
        </w:rPr>
        <w:t>\</w:t>
      </w:r>
    </w:p>
    <w:p w14:paraId="2BAA3BE7" w14:textId="3E32B684" w:rsidR="006A7297" w:rsidRPr="00E818E4" w:rsidRDefault="006A7297" w:rsidP="006A7297">
      <w:pPr>
        <w:rPr>
          <w:rFonts w:asciiTheme="minorHAnsi" w:hAnsiTheme="minorHAnsi"/>
          <w:i/>
          <w:iCs/>
        </w:rPr>
      </w:pPr>
      <w:r w:rsidRPr="00E818E4">
        <w:rPr>
          <w:rFonts w:asciiTheme="minorHAnsi" w:hAnsiTheme="minorHAnsi"/>
          <w:i/>
          <w:iCs/>
          <w:color w:val="EE0000"/>
        </w:rPr>
        <w:t>Important</w:t>
      </w:r>
      <w:r w:rsidRPr="00E818E4">
        <w:rPr>
          <w:rFonts w:asciiTheme="minorHAnsi" w:hAnsiTheme="minorHAnsi"/>
          <w:i/>
          <w:iCs/>
        </w:rPr>
        <w:t>: there are no 3</w:t>
      </w:r>
      <w:r w:rsidRPr="00E818E4">
        <w:rPr>
          <w:rFonts w:asciiTheme="minorHAnsi" w:hAnsiTheme="minorHAnsi"/>
          <w:i/>
          <w:iCs/>
          <w:vertAlign w:val="superscript"/>
        </w:rPr>
        <w:t>rd</w:t>
      </w:r>
      <w:r w:rsidRPr="00E818E4">
        <w:rPr>
          <w:rFonts w:asciiTheme="minorHAnsi" w:hAnsiTheme="minorHAnsi"/>
          <w:i/>
          <w:iCs/>
        </w:rPr>
        <w:t xml:space="preserve"> party modules used for CORE scheduling algorithm to avoid any </w:t>
      </w:r>
      <w:r w:rsidR="00404311" w:rsidRPr="00E818E4">
        <w:rPr>
          <w:rFonts w:asciiTheme="minorHAnsi" w:hAnsiTheme="minorHAnsi"/>
          <w:i/>
          <w:iCs/>
        </w:rPr>
        <w:t xml:space="preserve">external </w:t>
      </w:r>
      <w:r w:rsidRPr="00E818E4">
        <w:rPr>
          <w:rFonts w:asciiTheme="minorHAnsi" w:hAnsiTheme="minorHAnsi"/>
          <w:i/>
          <w:iCs/>
        </w:rPr>
        <w:t>dependency</w:t>
      </w:r>
    </w:p>
    <w:p w14:paraId="4E519F21" w14:textId="77777777" w:rsidR="00854451" w:rsidRPr="00E818E4" w:rsidRDefault="00854451" w:rsidP="00CD25DF">
      <w:pPr>
        <w:rPr>
          <w:rFonts w:asciiTheme="minorHAnsi" w:hAnsiTheme="minorHAnsi"/>
        </w:rPr>
      </w:pPr>
    </w:p>
    <w:p w14:paraId="28221338" w14:textId="320E8A20" w:rsidR="00854451" w:rsidRPr="00E818E4" w:rsidRDefault="00854451" w:rsidP="00854451">
      <w:pPr>
        <w:pStyle w:val="Heading2"/>
        <w:rPr>
          <w:rFonts w:asciiTheme="minorHAnsi" w:hAnsiTheme="minorHAnsi"/>
        </w:rPr>
      </w:pPr>
      <w:r w:rsidRPr="00E818E4">
        <w:rPr>
          <w:rFonts w:asciiTheme="minorHAnsi" w:hAnsiTheme="minorHAnsi"/>
        </w:rPr>
        <w:t>Python Expertise Requirement:</w:t>
      </w:r>
    </w:p>
    <w:p w14:paraId="300840B4" w14:textId="3F48A80B" w:rsidR="00854451" w:rsidRPr="00E818E4" w:rsidRDefault="00854451" w:rsidP="00854451">
      <w:pPr>
        <w:pStyle w:val="ListParagraph"/>
        <w:numPr>
          <w:ilvl w:val="0"/>
          <w:numId w:val="5"/>
        </w:numPr>
      </w:pPr>
      <w:r w:rsidRPr="00E818E4">
        <w:t>Medium to Expert</w:t>
      </w:r>
    </w:p>
    <w:p w14:paraId="417618E4" w14:textId="59A8A414" w:rsidR="00854451" w:rsidRPr="00E818E4" w:rsidRDefault="00854451" w:rsidP="00854451">
      <w:pPr>
        <w:pStyle w:val="ListParagraph"/>
        <w:numPr>
          <w:ilvl w:val="0"/>
          <w:numId w:val="5"/>
        </w:numPr>
      </w:pPr>
      <w:r w:rsidRPr="00E818E4">
        <w:t xml:space="preserve">Must know </w:t>
      </w:r>
      <w:proofErr w:type="spellStart"/>
      <w:r w:rsidRPr="00E818E4">
        <w:t>dataframes</w:t>
      </w:r>
      <w:proofErr w:type="spellEnd"/>
      <w:r w:rsidRPr="00E818E4">
        <w:t xml:space="preserve"> and PERFORMANCE issues with </w:t>
      </w:r>
      <w:proofErr w:type="spellStart"/>
      <w:r w:rsidRPr="00E818E4">
        <w:t>dataframes</w:t>
      </w:r>
      <w:proofErr w:type="spellEnd"/>
    </w:p>
    <w:p w14:paraId="04915E9E" w14:textId="39418FF4" w:rsidR="00854451" w:rsidRPr="00E818E4" w:rsidRDefault="00854451" w:rsidP="00854451">
      <w:pPr>
        <w:pStyle w:val="ListParagraph"/>
        <w:numPr>
          <w:ilvl w:val="0"/>
          <w:numId w:val="5"/>
        </w:numPr>
      </w:pPr>
      <w:r w:rsidRPr="00E818E4">
        <w:t>“Vectorized function” to handle complex operations for performance gains</w:t>
      </w:r>
    </w:p>
    <w:p w14:paraId="0AB20D11" w14:textId="77777777" w:rsidR="00854451" w:rsidRPr="00E818E4" w:rsidRDefault="00854451" w:rsidP="00854451">
      <w:pPr>
        <w:pStyle w:val="ListParagraph"/>
        <w:numPr>
          <w:ilvl w:val="1"/>
          <w:numId w:val="5"/>
        </w:numPr>
      </w:pPr>
      <w:r w:rsidRPr="00E818E4">
        <w:t xml:space="preserve">E.g. Vectorized bucketing with </w:t>
      </w:r>
      <w:proofErr w:type="spellStart"/>
      <w:r w:rsidRPr="00E818E4">
        <w:t>np.select</w:t>
      </w:r>
      <w:proofErr w:type="spellEnd"/>
    </w:p>
    <w:p w14:paraId="7452A2CD" w14:textId="77777777" w:rsidR="00854451" w:rsidRPr="00E818E4" w:rsidRDefault="00854451" w:rsidP="00CD25DF">
      <w:pPr>
        <w:rPr>
          <w:rFonts w:asciiTheme="minorHAnsi" w:hAnsiTheme="minorHAnsi"/>
        </w:rPr>
      </w:pPr>
    </w:p>
    <w:p w14:paraId="1C3E40DF" w14:textId="218E9233" w:rsidR="00CD25DF" w:rsidRPr="00E818E4" w:rsidRDefault="00373EAF" w:rsidP="00854451">
      <w:pPr>
        <w:pStyle w:val="Heading1"/>
        <w:rPr>
          <w:rFonts w:asciiTheme="minorHAnsi" w:hAnsiTheme="minorHAnsi"/>
          <w:lang w:val="en-US"/>
        </w:rPr>
      </w:pPr>
      <w:r w:rsidRPr="00E818E4">
        <w:rPr>
          <w:rFonts w:asciiTheme="minorHAnsi" w:hAnsiTheme="minorHAnsi"/>
          <w:lang w:val="en-US"/>
        </w:rPr>
        <w:t xml:space="preserve">Overall </w:t>
      </w:r>
      <w:r w:rsidR="00D32F87" w:rsidRPr="00E818E4">
        <w:rPr>
          <w:rFonts w:asciiTheme="minorHAnsi" w:hAnsiTheme="minorHAnsi"/>
          <w:lang w:val="en-US"/>
        </w:rPr>
        <w:t xml:space="preserve">Technical </w:t>
      </w:r>
      <w:r w:rsidRPr="00E818E4">
        <w:rPr>
          <w:rFonts w:asciiTheme="minorHAnsi" w:hAnsiTheme="minorHAnsi"/>
          <w:lang w:val="en-US"/>
        </w:rPr>
        <w:t>Structure:</w:t>
      </w:r>
    </w:p>
    <w:p w14:paraId="4B841BD7" w14:textId="53537D1B" w:rsidR="00373EAF" w:rsidRPr="00E818E4" w:rsidRDefault="00373EAF" w:rsidP="00CD25DF">
      <w:pPr>
        <w:rPr>
          <w:rFonts w:asciiTheme="minorHAnsi" w:hAnsiTheme="minorHAnsi"/>
        </w:rPr>
      </w:pPr>
      <w:r w:rsidRPr="00E818E4">
        <w:rPr>
          <w:rFonts w:asciiTheme="minorHAnsi" w:hAnsiTheme="minorHAnsi"/>
        </w:rPr>
        <w:t>There are three main components</w:t>
      </w:r>
    </w:p>
    <w:p w14:paraId="4448518C" w14:textId="6DBE3616" w:rsidR="00373EAF" w:rsidRPr="00E818E4" w:rsidRDefault="0003626D" w:rsidP="00373EAF">
      <w:pPr>
        <w:pStyle w:val="ListParagraph"/>
        <w:numPr>
          <w:ilvl w:val="0"/>
          <w:numId w:val="2"/>
        </w:numPr>
      </w:pPr>
      <w:r w:rsidRPr="00E818E4">
        <w:t>Campaign Generation module</w:t>
      </w:r>
    </w:p>
    <w:p w14:paraId="3E3089E5" w14:textId="01036B26" w:rsidR="0003626D" w:rsidRPr="00E818E4" w:rsidRDefault="0003626D" w:rsidP="00373EAF">
      <w:pPr>
        <w:pStyle w:val="ListParagraph"/>
        <w:numPr>
          <w:ilvl w:val="0"/>
          <w:numId w:val="2"/>
        </w:numPr>
      </w:pPr>
      <w:r w:rsidRPr="00E818E4">
        <w:t>Scheduling module</w:t>
      </w:r>
    </w:p>
    <w:p w14:paraId="54667953" w14:textId="7C4544CE" w:rsidR="0003626D" w:rsidRPr="00E818E4" w:rsidRDefault="0003626D" w:rsidP="00373EAF">
      <w:pPr>
        <w:pStyle w:val="ListParagraph"/>
        <w:numPr>
          <w:ilvl w:val="0"/>
          <w:numId w:val="2"/>
        </w:numPr>
      </w:pPr>
      <w:r w:rsidRPr="00E818E4">
        <w:t>XLSX Report Generation</w:t>
      </w:r>
    </w:p>
    <w:p w14:paraId="3CFFDD5A" w14:textId="66030342" w:rsidR="00373EAF" w:rsidRPr="00E818E4" w:rsidRDefault="00373EAF" w:rsidP="00CD25DF">
      <w:pPr>
        <w:rPr>
          <w:rFonts w:asciiTheme="minorHAnsi" w:hAnsiTheme="minorHAnsi"/>
        </w:rPr>
      </w:pPr>
    </w:p>
    <w:tbl>
      <w:tblPr>
        <w:tblStyle w:val="TableGrid"/>
        <w:tblW w:w="0" w:type="auto"/>
        <w:tblLook w:val="04A0" w:firstRow="1" w:lastRow="0" w:firstColumn="1" w:lastColumn="0" w:noHBand="0" w:noVBand="1"/>
      </w:tblPr>
      <w:tblGrid>
        <w:gridCol w:w="2101"/>
        <w:gridCol w:w="3276"/>
        <w:gridCol w:w="3124"/>
        <w:gridCol w:w="509"/>
      </w:tblGrid>
      <w:tr w:rsidR="00373EAF" w:rsidRPr="00E818E4" w14:paraId="59E81E73" w14:textId="77777777" w:rsidTr="003F3A81">
        <w:tc>
          <w:tcPr>
            <w:tcW w:w="2101" w:type="dxa"/>
          </w:tcPr>
          <w:p w14:paraId="4EA4B83E" w14:textId="0964087A" w:rsidR="00373EAF" w:rsidRPr="00E818E4" w:rsidRDefault="00373EAF" w:rsidP="00CD25DF">
            <w:pPr>
              <w:rPr>
                <w:rFonts w:asciiTheme="minorHAnsi" w:hAnsiTheme="minorHAnsi"/>
              </w:rPr>
            </w:pPr>
            <w:r w:rsidRPr="00E818E4">
              <w:rPr>
                <w:rFonts w:asciiTheme="minorHAnsi" w:hAnsiTheme="minorHAnsi"/>
              </w:rPr>
              <w:t>Folder</w:t>
            </w:r>
          </w:p>
        </w:tc>
        <w:tc>
          <w:tcPr>
            <w:tcW w:w="3276" w:type="dxa"/>
          </w:tcPr>
          <w:p w14:paraId="203D12EB" w14:textId="5D59D63A" w:rsidR="00373EAF" w:rsidRPr="00E818E4" w:rsidRDefault="00373EAF" w:rsidP="00CD25DF">
            <w:pPr>
              <w:rPr>
                <w:rFonts w:asciiTheme="minorHAnsi" w:hAnsiTheme="minorHAnsi"/>
              </w:rPr>
            </w:pPr>
            <w:r w:rsidRPr="00E818E4">
              <w:rPr>
                <w:rFonts w:asciiTheme="minorHAnsi" w:hAnsiTheme="minorHAnsi"/>
              </w:rPr>
              <w:t>Files</w:t>
            </w:r>
          </w:p>
        </w:tc>
        <w:tc>
          <w:tcPr>
            <w:tcW w:w="3124" w:type="dxa"/>
          </w:tcPr>
          <w:p w14:paraId="620B8687" w14:textId="148CB179" w:rsidR="00373EAF" w:rsidRPr="00E818E4" w:rsidRDefault="00373EAF" w:rsidP="00CD25DF">
            <w:pPr>
              <w:rPr>
                <w:rFonts w:asciiTheme="minorHAnsi" w:hAnsiTheme="minorHAnsi"/>
              </w:rPr>
            </w:pPr>
            <w:r w:rsidRPr="00E818E4">
              <w:rPr>
                <w:rFonts w:asciiTheme="minorHAnsi" w:hAnsiTheme="minorHAnsi"/>
              </w:rPr>
              <w:t>Description</w:t>
            </w:r>
          </w:p>
        </w:tc>
        <w:tc>
          <w:tcPr>
            <w:tcW w:w="509" w:type="dxa"/>
          </w:tcPr>
          <w:p w14:paraId="6F34DBFB" w14:textId="77777777" w:rsidR="00373EAF" w:rsidRPr="00E818E4" w:rsidRDefault="00373EAF" w:rsidP="00CD25DF">
            <w:pPr>
              <w:rPr>
                <w:rFonts w:asciiTheme="minorHAnsi" w:hAnsiTheme="minorHAnsi"/>
              </w:rPr>
            </w:pPr>
          </w:p>
        </w:tc>
      </w:tr>
      <w:tr w:rsidR="00373EAF" w:rsidRPr="00E818E4" w14:paraId="7F3551CE" w14:textId="77777777" w:rsidTr="003F3A81">
        <w:tc>
          <w:tcPr>
            <w:tcW w:w="2101" w:type="dxa"/>
          </w:tcPr>
          <w:p w14:paraId="12C4B971" w14:textId="75980FDB" w:rsidR="00373EAF" w:rsidRPr="00E818E4" w:rsidRDefault="00373EAF" w:rsidP="00CD25DF">
            <w:pPr>
              <w:rPr>
                <w:rFonts w:asciiTheme="minorHAnsi" w:hAnsiTheme="minorHAnsi"/>
              </w:rPr>
            </w:pPr>
            <w:proofErr w:type="spellStart"/>
            <w:r w:rsidRPr="00E818E4">
              <w:rPr>
                <w:rFonts w:asciiTheme="minorHAnsi" w:hAnsiTheme="minorHAnsi"/>
              </w:rPr>
              <w:t>CoreScheduler</w:t>
            </w:r>
            <w:proofErr w:type="spellEnd"/>
          </w:p>
        </w:tc>
        <w:tc>
          <w:tcPr>
            <w:tcW w:w="3276" w:type="dxa"/>
          </w:tcPr>
          <w:p w14:paraId="200AEC6F" w14:textId="78405C38" w:rsidR="00373EAF" w:rsidRPr="00E818E4" w:rsidRDefault="00373EAF" w:rsidP="00CD25DF">
            <w:pPr>
              <w:rPr>
                <w:rFonts w:asciiTheme="minorHAnsi" w:hAnsiTheme="minorHAnsi"/>
              </w:rPr>
            </w:pPr>
            <w:r w:rsidRPr="00E818E4">
              <w:rPr>
                <w:rFonts w:asciiTheme="minorHAnsi" w:hAnsiTheme="minorHAnsi"/>
              </w:rPr>
              <w:t>CoreScheduler_v1.py</w:t>
            </w:r>
          </w:p>
        </w:tc>
        <w:tc>
          <w:tcPr>
            <w:tcW w:w="3124" w:type="dxa"/>
          </w:tcPr>
          <w:p w14:paraId="6279AF46" w14:textId="77777777" w:rsidR="00373EAF" w:rsidRPr="00E818E4" w:rsidRDefault="00373EAF" w:rsidP="00CD25DF">
            <w:pPr>
              <w:rPr>
                <w:rFonts w:asciiTheme="minorHAnsi" w:hAnsiTheme="minorHAnsi"/>
              </w:rPr>
            </w:pPr>
            <w:r w:rsidRPr="00E818E4">
              <w:rPr>
                <w:rFonts w:asciiTheme="minorHAnsi" w:hAnsiTheme="minorHAnsi"/>
              </w:rPr>
              <w:t xml:space="preserve">This file contains majority of the code for the algorithms across Glenmark, </w:t>
            </w:r>
            <w:proofErr w:type="spellStart"/>
            <w:r w:rsidRPr="00E818E4">
              <w:rPr>
                <w:rFonts w:asciiTheme="minorHAnsi" w:hAnsiTheme="minorHAnsi"/>
              </w:rPr>
              <w:t>Spimaco</w:t>
            </w:r>
            <w:proofErr w:type="spellEnd"/>
            <w:r w:rsidRPr="00E818E4">
              <w:rPr>
                <w:rFonts w:asciiTheme="minorHAnsi" w:hAnsiTheme="minorHAnsi"/>
              </w:rPr>
              <w:t xml:space="preserve">, </w:t>
            </w:r>
            <w:proofErr w:type="spellStart"/>
            <w:r w:rsidRPr="00E818E4">
              <w:rPr>
                <w:rFonts w:asciiTheme="minorHAnsi" w:hAnsiTheme="minorHAnsi"/>
              </w:rPr>
              <w:t>AjantaDHJ</w:t>
            </w:r>
            <w:proofErr w:type="spellEnd"/>
          </w:p>
          <w:p w14:paraId="5E1D23A2" w14:textId="0340F7D9" w:rsidR="0003626D" w:rsidRPr="00E818E4" w:rsidRDefault="0003626D" w:rsidP="00CD25DF">
            <w:pPr>
              <w:rPr>
                <w:rFonts w:asciiTheme="minorHAnsi" w:hAnsiTheme="minorHAnsi"/>
              </w:rPr>
            </w:pPr>
            <w:r w:rsidRPr="00E818E4">
              <w:rPr>
                <w:rFonts w:asciiTheme="minorHAnsi" w:hAnsiTheme="minorHAnsi"/>
              </w:rPr>
              <w:t>Any site specific requirements (e.g. select best route</w:t>
            </w:r>
            <w:r w:rsidR="00F13337" w:rsidRPr="00E818E4">
              <w:rPr>
                <w:rFonts w:asciiTheme="minorHAnsi" w:hAnsiTheme="minorHAnsi"/>
              </w:rPr>
              <w:t xml:space="preserve"> or calculate single machine load etc.</w:t>
            </w:r>
            <w:r w:rsidRPr="00E818E4">
              <w:rPr>
                <w:rFonts w:asciiTheme="minorHAnsi" w:hAnsiTheme="minorHAnsi"/>
              </w:rPr>
              <w:t>) is handled in respective implementations</w:t>
            </w:r>
          </w:p>
        </w:tc>
        <w:tc>
          <w:tcPr>
            <w:tcW w:w="509" w:type="dxa"/>
          </w:tcPr>
          <w:p w14:paraId="1EECD85E" w14:textId="77777777" w:rsidR="00373EAF" w:rsidRPr="00E818E4" w:rsidRDefault="00373EAF" w:rsidP="00CD25DF">
            <w:pPr>
              <w:rPr>
                <w:rFonts w:asciiTheme="minorHAnsi" w:hAnsiTheme="minorHAnsi"/>
              </w:rPr>
            </w:pPr>
          </w:p>
        </w:tc>
      </w:tr>
      <w:tr w:rsidR="00373EAF" w:rsidRPr="00E818E4" w14:paraId="157C4A54" w14:textId="77777777" w:rsidTr="003F3A81">
        <w:tc>
          <w:tcPr>
            <w:tcW w:w="2101" w:type="dxa"/>
          </w:tcPr>
          <w:p w14:paraId="3B904CDD" w14:textId="03E032E1" w:rsidR="00373EAF" w:rsidRPr="00E818E4" w:rsidRDefault="00373EAF" w:rsidP="00CD25DF">
            <w:pPr>
              <w:rPr>
                <w:rFonts w:asciiTheme="minorHAnsi" w:hAnsiTheme="minorHAnsi"/>
              </w:rPr>
            </w:pPr>
          </w:p>
        </w:tc>
        <w:tc>
          <w:tcPr>
            <w:tcW w:w="3276" w:type="dxa"/>
          </w:tcPr>
          <w:p w14:paraId="29E18C09" w14:textId="77777777" w:rsidR="00373EAF" w:rsidRPr="00E818E4" w:rsidRDefault="00373EAF" w:rsidP="00CD25DF">
            <w:pPr>
              <w:rPr>
                <w:rFonts w:asciiTheme="minorHAnsi" w:hAnsiTheme="minorHAnsi"/>
              </w:rPr>
            </w:pPr>
          </w:p>
        </w:tc>
        <w:tc>
          <w:tcPr>
            <w:tcW w:w="3124" w:type="dxa"/>
          </w:tcPr>
          <w:p w14:paraId="4CC5EF43" w14:textId="77777777" w:rsidR="00373EAF" w:rsidRPr="00E818E4" w:rsidRDefault="00373EAF" w:rsidP="00CD25DF">
            <w:pPr>
              <w:rPr>
                <w:rFonts w:asciiTheme="minorHAnsi" w:hAnsiTheme="minorHAnsi"/>
              </w:rPr>
            </w:pPr>
          </w:p>
        </w:tc>
        <w:tc>
          <w:tcPr>
            <w:tcW w:w="509" w:type="dxa"/>
          </w:tcPr>
          <w:p w14:paraId="6078CDCE" w14:textId="77777777" w:rsidR="00373EAF" w:rsidRPr="00E818E4" w:rsidRDefault="00373EAF" w:rsidP="00CD25DF">
            <w:pPr>
              <w:rPr>
                <w:rFonts w:asciiTheme="minorHAnsi" w:hAnsiTheme="minorHAnsi"/>
              </w:rPr>
            </w:pPr>
          </w:p>
        </w:tc>
      </w:tr>
      <w:tr w:rsidR="003F3A81" w:rsidRPr="00E818E4" w14:paraId="2D62B122" w14:textId="77777777" w:rsidTr="003F3A81">
        <w:tc>
          <w:tcPr>
            <w:tcW w:w="2101" w:type="dxa"/>
            <w:vMerge w:val="restart"/>
          </w:tcPr>
          <w:p w14:paraId="7A629226" w14:textId="4B0CA759" w:rsidR="003F3A81" w:rsidRPr="00E818E4" w:rsidRDefault="003F3A81" w:rsidP="00CD25DF">
            <w:pPr>
              <w:rPr>
                <w:rFonts w:asciiTheme="minorHAnsi" w:hAnsiTheme="minorHAnsi"/>
              </w:rPr>
            </w:pPr>
            <w:proofErr w:type="spellStart"/>
            <w:r w:rsidRPr="00E818E4">
              <w:rPr>
                <w:rFonts w:asciiTheme="minorHAnsi" w:hAnsiTheme="minorHAnsi"/>
              </w:rPr>
              <w:t>AjantaDHJ</w:t>
            </w:r>
            <w:proofErr w:type="spellEnd"/>
          </w:p>
        </w:tc>
        <w:tc>
          <w:tcPr>
            <w:tcW w:w="3276" w:type="dxa"/>
          </w:tcPr>
          <w:p w14:paraId="328DB3B1" w14:textId="4F56DE3C" w:rsidR="003F3A81" w:rsidRPr="00E818E4" w:rsidRDefault="003F3A81" w:rsidP="00CD25DF">
            <w:pPr>
              <w:rPr>
                <w:rFonts w:asciiTheme="minorHAnsi" w:hAnsiTheme="minorHAnsi"/>
              </w:rPr>
            </w:pPr>
            <w:r w:rsidRPr="00E818E4">
              <w:rPr>
                <w:rFonts w:asciiTheme="minorHAnsi" w:hAnsiTheme="minorHAnsi"/>
              </w:rPr>
              <w:t>AjantaDHJProcessInput.py</w:t>
            </w:r>
            <w:r w:rsidRPr="00E818E4">
              <w:rPr>
                <w:rFonts w:asciiTheme="minorHAnsi" w:hAnsiTheme="minorHAnsi"/>
              </w:rPr>
              <w:br/>
              <w:t>(Campaign Generation module)</w:t>
            </w:r>
          </w:p>
        </w:tc>
        <w:tc>
          <w:tcPr>
            <w:tcW w:w="3124" w:type="dxa"/>
          </w:tcPr>
          <w:p w14:paraId="013358C2" w14:textId="589ACE1F" w:rsidR="003F3A81" w:rsidRPr="00E818E4" w:rsidRDefault="003F3A81" w:rsidP="00CD25DF">
            <w:pPr>
              <w:rPr>
                <w:rFonts w:asciiTheme="minorHAnsi" w:hAnsiTheme="minorHAnsi"/>
              </w:rPr>
            </w:pPr>
            <w:r w:rsidRPr="00E818E4">
              <w:rPr>
                <w:rFonts w:asciiTheme="minorHAnsi" w:hAnsiTheme="minorHAnsi"/>
              </w:rPr>
              <w:t>Reads data and  master files and generates 3 files that Scheduling Module uses (jobs, buffers, machine master)</w:t>
            </w:r>
            <w:r w:rsidRPr="00E818E4">
              <w:rPr>
                <w:rFonts w:asciiTheme="minorHAnsi" w:hAnsiTheme="minorHAnsi"/>
              </w:rPr>
              <w:br/>
            </w:r>
            <w:r w:rsidRPr="00E818E4">
              <w:rPr>
                <w:rFonts w:asciiTheme="minorHAnsi" w:hAnsiTheme="minorHAnsi"/>
              </w:rPr>
              <w:lastRenderedPageBreak/>
              <w:t>Also manages machine wise Capacity Calendar</w:t>
            </w:r>
          </w:p>
        </w:tc>
        <w:tc>
          <w:tcPr>
            <w:tcW w:w="509" w:type="dxa"/>
          </w:tcPr>
          <w:p w14:paraId="29E0BA95" w14:textId="77777777" w:rsidR="003F3A81" w:rsidRPr="00E818E4" w:rsidRDefault="003F3A81" w:rsidP="00CD25DF">
            <w:pPr>
              <w:rPr>
                <w:rFonts w:asciiTheme="minorHAnsi" w:hAnsiTheme="minorHAnsi"/>
              </w:rPr>
            </w:pPr>
          </w:p>
        </w:tc>
      </w:tr>
      <w:tr w:rsidR="003F3A81" w:rsidRPr="00E818E4" w14:paraId="6704322F" w14:textId="77777777" w:rsidTr="003F3A81">
        <w:tc>
          <w:tcPr>
            <w:tcW w:w="2101" w:type="dxa"/>
            <w:vMerge/>
          </w:tcPr>
          <w:p w14:paraId="62BD03BB" w14:textId="77777777" w:rsidR="003F3A81" w:rsidRPr="00E818E4" w:rsidRDefault="003F3A81" w:rsidP="00CD25DF">
            <w:pPr>
              <w:rPr>
                <w:rFonts w:asciiTheme="minorHAnsi" w:hAnsiTheme="minorHAnsi"/>
              </w:rPr>
            </w:pPr>
          </w:p>
        </w:tc>
        <w:tc>
          <w:tcPr>
            <w:tcW w:w="3276" w:type="dxa"/>
          </w:tcPr>
          <w:p w14:paraId="08450A42" w14:textId="010129BF" w:rsidR="003F3A81" w:rsidRPr="00E818E4" w:rsidRDefault="003F3A81" w:rsidP="00CD25DF">
            <w:pPr>
              <w:rPr>
                <w:rFonts w:asciiTheme="minorHAnsi" w:hAnsiTheme="minorHAnsi"/>
              </w:rPr>
            </w:pPr>
            <w:r w:rsidRPr="00E818E4">
              <w:rPr>
                <w:rFonts w:asciiTheme="minorHAnsi" w:hAnsiTheme="minorHAnsi"/>
              </w:rPr>
              <w:t>AjantaSchd.py</w:t>
            </w:r>
          </w:p>
        </w:tc>
        <w:tc>
          <w:tcPr>
            <w:tcW w:w="3124" w:type="dxa"/>
          </w:tcPr>
          <w:p w14:paraId="5BA739FA" w14:textId="27483CA1" w:rsidR="003F3A81" w:rsidRPr="00E818E4" w:rsidRDefault="003F3A81" w:rsidP="00CD25DF">
            <w:pPr>
              <w:rPr>
                <w:rFonts w:asciiTheme="minorHAnsi" w:hAnsiTheme="minorHAnsi"/>
              </w:rPr>
            </w:pPr>
            <w:r w:rsidRPr="00E818E4">
              <w:rPr>
                <w:rFonts w:asciiTheme="minorHAnsi" w:hAnsiTheme="minorHAnsi"/>
              </w:rPr>
              <w:t xml:space="preserve">This is Ajanta specific customisation that uses </w:t>
            </w:r>
            <w:proofErr w:type="spellStart"/>
            <w:r w:rsidRPr="00E818E4">
              <w:rPr>
                <w:rFonts w:asciiTheme="minorHAnsi" w:hAnsiTheme="minorHAnsi"/>
              </w:rPr>
              <w:t>CoreScheduler</w:t>
            </w:r>
            <w:proofErr w:type="spellEnd"/>
          </w:p>
        </w:tc>
        <w:tc>
          <w:tcPr>
            <w:tcW w:w="509" w:type="dxa"/>
          </w:tcPr>
          <w:p w14:paraId="396807E8" w14:textId="77777777" w:rsidR="003F3A81" w:rsidRPr="00E818E4" w:rsidRDefault="003F3A81" w:rsidP="00CD25DF">
            <w:pPr>
              <w:rPr>
                <w:rFonts w:asciiTheme="minorHAnsi" w:hAnsiTheme="minorHAnsi"/>
              </w:rPr>
            </w:pPr>
          </w:p>
        </w:tc>
      </w:tr>
      <w:tr w:rsidR="003F3A81" w:rsidRPr="00E818E4" w14:paraId="7D0B68C1" w14:textId="77777777" w:rsidTr="003F3A81">
        <w:tc>
          <w:tcPr>
            <w:tcW w:w="2101" w:type="dxa"/>
            <w:vMerge/>
          </w:tcPr>
          <w:p w14:paraId="6DF43E18" w14:textId="77777777" w:rsidR="003F3A81" w:rsidRPr="00E818E4" w:rsidRDefault="003F3A81" w:rsidP="003F3A81">
            <w:pPr>
              <w:rPr>
                <w:rFonts w:asciiTheme="minorHAnsi" w:hAnsiTheme="minorHAnsi"/>
              </w:rPr>
            </w:pPr>
          </w:p>
        </w:tc>
        <w:tc>
          <w:tcPr>
            <w:tcW w:w="3276" w:type="dxa"/>
          </w:tcPr>
          <w:p w14:paraId="4DFF188D" w14:textId="783EC5F8" w:rsidR="003F3A81" w:rsidRPr="00E818E4" w:rsidRDefault="003F3A81" w:rsidP="003F3A81">
            <w:pPr>
              <w:rPr>
                <w:rFonts w:asciiTheme="minorHAnsi" w:hAnsiTheme="minorHAnsi"/>
              </w:rPr>
            </w:pPr>
            <w:r w:rsidRPr="00E818E4">
              <w:rPr>
                <w:rFonts w:asciiTheme="minorHAnsi" w:hAnsiTheme="minorHAnsi"/>
              </w:rPr>
              <w:t>AjantaDHJGenReport.py</w:t>
            </w:r>
          </w:p>
        </w:tc>
        <w:tc>
          <w:tcPr>
            <w:tcW w:w="3124" w:type="dxa"/>
          </w:tcPr>
          <w:p w14:paraId="4E5DC08C" w14:textId="26A3CE42" w:rsidR="003F3A81" w:rsidRPr="00E818E4" w:rsidRDefault="003F3A81" w:rsidP="003F3A81">
            <w:pPr>
              <w:rPr>
                <w:rFonts w:asciiTheme="minorHAnsi" w:hAnsiTheme="minorHAnsi"/>
              </w:rPr>
            </w:pPr>
            <w:r w:rsidRPr="00E818E4">
              <w:rPr>
                <w:rFonts w:asciiTheme="minorHAnsi" w:hAnsiTheme="minorHAnsi"/>
              </w:rPr>
              <w:t>Generates Final Schedule output</w:t>
            </w:r>
          </w:p>
        </w:tc>
        <w:tc>
          <w:tcPr>
            <w:tcW w:w="509" w:type="dxa"/>
          </w:tcPr>
          <w:p w14:paraId="7DB0A734" w14:textId="77777777" w:rsidR="003F3A81" w:rsidRPr="00E818E4" w:rsidRDefault="003F3A81" w:rsidP="003F3A81">
            <w:pPr>
              <w:rPr>
                <w:rFonts w:asciiTheme="minorHAnsi" w:hAnsiTheme="minorHAnsi"/>
              </w:rPr>
            </w:pPr>
          </w:p>
        </w:tc>
      </w:tr>
      <w:tr w:rsidR="003F3A81" w:rsidRPr="00E818E4" w14:paraId="3892D5EA" w14:textId="77777777">
        <w:tc>
          <w:tcPr>
            <w:tcW w:w="2101" w:type="dxa"/>
            <w:vMerge/>
          </w:tcPr>
          <w:p w14:paraId="2C2DE105" w14:textId="77777777" w:rsidR="003F3A81" w:rsidRPr="00E818E4" w:rsidRDefault="003F3A81">
            <w:pPr>
              <w:rPr>
                <w:rFonts w:asciiTheme="minorHAnsi" w:hAnsiTheme="minorHAnsi"/>
              </w:rPr>
            </w:pPr>
          </w:p>
        </w:tc>
        <w:tc>
          <w:tcPr>
            <w:tcW w:w="3276" w:type="dxa"/>
          </w:tcPr>
          <w:p w14:paraId="771E4E43" w14:textId="17356B81" w:rsidR="003F3A81" w:rsidRPr="00E818E4" w:rsidRDefault="00C3310E">
            <w:pPr>
              <w:rPr>
                <w:rFonts w:asciiTheme="minorHAnsi" w:hAnsiTheme="minorHAnsi"/>
              </w:rPr>
            </w:pPr>
            <w:r w:rsidRPr="00E818E4">
              <w:rPr>
                <w:rFonts w:asciiTheme="minorHAnsi" w:hAnsiTheme="minorHAnsi"/>
              </w:rPr>
              <w:t>DHJconfig.py</w:t>
            </w:r>
          </w:p>
        </w:tc>
        <w:tc>
          <w:tcPr>
            <w:tcW w:w="3124" w:type="dxa"/>
          </w:tcPr>
          <w:p w14:paraId="60AD4B30" w14:textId="2485F33E" w:rsidR="003F3A81" w:rsidRPr="00E818E4" w:rsidRDefault="00C3310E">
            <w:pPr>
              <w:rPr>
                <w:rFonts w:asciiTheme="minorHAnsi" w:hAnsiTheme="minorHAnsi"/>
              </w:rPr>
            </w:pPr>
            <w:r w:rsidRPr="00E818E4">
              <w:rPr>
                <w:rFonts w:asciiTheme="minorHAnsi" w:hAnsiTheme="minorHAnsi"/>
              </w:rPr>
              <w:t xml:space="preserve">Define all file paths here </w:t>
            </w:r>
          </w:p>
        </w:tc>
        <w:tc>
          <w:tcPr>
            <w:tcW w:w="509" w:type="dxa"/>
          </w:tcPr>
          <w:p w14:paraId="732A4B2C" w14:textId="77777777" w:rsidR="003F3A81" w:rsidRPr="00E818E4" w:rsidRDefault="003F3A81">
            <w:pPr>
              <w:rPr>
                <w:rFonts w:asciiTheme="minorHAnsi" w:hAnsiTheme="minorHAnsi"/>
              </w:rPr>
            </w:pPr>
          </w:p>
        </w:tc>
      </w:tr>
      <w:tr w:rsidR="0003626D" w:rsidRPr="00E818E4" w14:paraId="7856087B" w14:textId="77777777" w:rsidTr="003F3A81">
        <w:tc>
          <w:tcPr>
            <w:tcW w:w="2101" w:type="dxa"/>
          </w:tcPr>
          <w:p w14:paraId="4355DB4F" w14:textId="77777777" w:rsidR="0003626D" w:rsidRPr="00E818E4" w:rsidRDefault="0003626D">
            <w:pPr>
              <w:rPr>
                <w:rFonts w:asciiTheme="minorHAnsi" w:hAnsiTheme="minorHAnsi"/>
              </w:rPr>
            </w:pPr>
          </w:p>
        </w:tc>
        <w:tc>
          <w:tcPr>
            <w:tcW w:w="3276" w:type="dxa"/>
          </w:tcPr>
          <w:p w14:paraId="4FCB3F3D" w14:textId="77777777" w:rsidR="0003626D" w:rsidRPr="00E818E4" w:rsidRDefault="0003626D">
            <w:pPr>
              <w:rPr>
                <w:rFonts w:asciiTheme="minorHAnsi" w:hAnsiTheme="minorHAnsi"/>
              </w:rPr>
            </w:pPr>
          </w:p>
        </w:tc>
        <w:tc>
          <w:tcPr>
            <w:tcW w:w="3124" w:type="dxa"/>
          </w:tcPr>
          <w:p w14:paraId="4345E352" w14:textId="77777777" w:rsidR="0003626D" w:rsidRPr="00E818E4" w:rsidRDefault="0003626D">
            <w:pPr>
              <w:rPr>
                <w:rFonts w:asciiTheme="minorHAnsi" w:hAnsiTheme="minorHAnsi"/>
              </w:rPr>
            </w:pPr>
          </w:p>
        </w:tc>
        <w:tc>
          <w:tcPr>
            <w:tcW w:w="509" w:type="dxa"/>
          </w:tcPr>
          <w:p w14:paraId="6B2EAAA9" w14:textId="77777777" w:rsidR="0003626D" w:rsidRPr="00E818E4" w:rsidRDefault="0003626D">
            <w:pPr>
              <w:rPr>
                <w:rFonts w:asciiTheme="minorHAnsi" w:hAnsiTheme="minorHAnsi"/>
              </w:rPr>
            </w:pPr>
          </w:p>
        </w:tc>
      </w:tr>
      <w:tr w:rsidR="00D549D8" w:rsidRPr="00E818E4" w14:paraId="434D5A2D" w14:textId="77777777" w:rsidTr="003F3A81">
        <w:tc>
          <w:tcPr>
            <w:tcW w:w="2101" w:type="dxa"/>
            <w:vMerge w:val="restart"/>
          </w:tcPr>
          <w:p w14:paraId="3F815683" w14:textId="7138E666" w:rsidR="00D549D8" w:rsidRPr="00E818E4" w:rsidRDefault="00D549D8" w:rsidP="00CD25DF">
            <w:pPr>
              <w:rPr>
                <w:rFonts w:asciiTheme="minorHAnsi" w:hAnsiTheme="minorHAnsi"/>
              </w:rPr>
            </w:pPr>
            <w:r w:rsidRPr="00E818E4">
              <w:rPr>
                <w:rFonts w:asciiTheme="minorHAnsi" w:hAnsiTheme="minorHAnsi"/>
              </w:rPr>
              <w:t>Glenmark</w:t>
            </w:r>
            <w:r w:rsidRPr="00E818E4">
              <w:rPr>
                <w:rFonts w:asciiTheme="minorHAnsi" w:hAnsiTheme="minorHAnsi"/>
              </w:rPr>
              <w:br/>
              <w:t>(For Goa)</w:t>
            </w:r>
          </w:p>
        </w:tc>
        <w:tc>
          <w:tcPr>
            <w:tcW w:w="3276" w:type="dxa"/>
          </w:tcPr>
          <w:p w14:paraId="278D8D7B" w14:textId="77777777" w:rsidR="00D549D8" w:rsidRPr="00E818E4" w:rsidRDefault="00D549D8" w:rsidP="00CD25DF">
            <w:pPr>
              <w:rPr>
                <w:rFonts w:asciiTheme="minorHAnsi" w:hAnsiTheme="minorHAnsi"/>
              </w:rPr>
            </w:pPr>
            <w:r w:rsidRPr="00E818E4">
              <w:rPr>
                <w:rFonts w:asciiTheme="minorHAnsi" w:hAnsiTheme="minorHAnsi"/>
              </w:rPr>
              <w:t>comitted_batches_xls.py</w:t>
            </w:r>
          </w:p>
          <w:p w14:paraId="5FE0C50B" w14:textId="7C797A40" w:rsidR="00495AF0" w:rsidRPr="00E818E4" w:rsidRDefault="00495AF0" w:rsidP="00CD25DF">
            <w:pPr>
              <w:rPr>
                <w:rFonts w:asciiTheme="minorHAnsi" w:hAnsiTheme="minorHAnsi"/>
              </w:rPr>
            </w:pPr>
            <w:r w:rsidRPr="00E818E4">
              <w:rPr>
                <w:rFonts w:asciiTheme="minorHAnsi" w:hAnsiTheme="minorHAnsi"/>
              </w:rPr>
              <w:t>(Campaign Generation module)</w:t>
            </w:r>
          </w:p>
        </w:tc>
        <w:tc>
          <w:tcPr>
            <w:tcW w:w="3124" w:type="dxa"/>
          </w:tcPr>
          <w:p w14:paraId="4CF40E96" w14:textId="08E78051" w:rsidR="00D549D8" w:rsidRPr="00E818E4" w:rsidRDefault="00D549D8" w:rsidP="00CD25DF">
            <w:pPr>
              <w:rPr>
                <w:rFonts w:asciiTheme="minorHAnsi" w:hAnsiTheme="minorHAnsi"/>
              </w:rPr>
            </w:pPr>
            <w:r w:rsidRPr="00E818E4">
              <w:rPr>
                <w:rFonts w:asciiTheme="minorHAnsi" w:hAnsiTheme="minorHAnsi"/>
              </w:rPr>
              <w:t>Reads data and  master files and generates 2 files that Scheduling Module uses (jobs, machine master)</w:t>
            </w:r>
          </w:p>
        </w:tc>
        <w:tc>
          <w:tcPr>
            <w:tcW w:w="509" w:type="dxa"/>
          </w:tcPr>
          <w:p w14:paraId="49E0774B" w14:textId="77777777" w:rsidR="00D549D8" w:rsidRPr="00E818E4" w:rsidRDefault="00D549D8" w:rsidP="00CD25DF">
            <w:pPr>
              <w:rPr>
                <w:rFonts w:asciiTheme="minorHAnsi" w:hAnsiTheme="minorHAnsi"/>
              </w:rPr>
            </w:pPr>
          </w:p>
        </w:tc>
      </w:tr>
      <w:tr w:rsidR="00D549D8" w:rsidRPr="00E818E4" w14:paraId="069AD70A" w14:textId="77777777" w:rsidTr="003F3A81">
        <w:tc>
          <w:tcPr>
            <w:tcW w:w="2101" w:type="dxa"/>
            <w:vMerge/>
          </w:tcPr>
          <w:p w14:paraId="1F6AD54F" w14:textId="77777777" w:rsidR="00D549D8" w:rsidRPr="00E818E4" w:rsidRDefault="00D549D8" w:rsidP="00CD25DF">
            <w:pPr>
              <w:rPr>
                <w:rFonts w:asciiTheme="minorHAnsi" w:hAnsiTheme="minorHAnsi"/>
              </w:rPr>
            </w:pPr>
          </w:p>
        </w:tc>
        <w:tc>
          <w:tcPr>
            <w:tcW w:w="3276" w:type="dxa"/>
          </w:tcPr>
          <w:p w14:paraId="6085EF72" w14:textId="2064B629" w:rsidR="00D549D8" w:rsidRPr="00E818E4" w:rsidRDefault="00D549D8" w:rsidP="00CD25DF">
            <w:pPr>
              <w:rPr>
                <w:rFonts w:asciiTheme="minorHAnsi" w:hAnsiTheme="minorHAnsi"/>
              </w:rPr>
            </w:pPr>
            <w:r w:rsidRPr="00E818E4">
              <w:rPr>
                <w:rFonts w:asciiTheme="minorHAnsi" w:hAnsiTheme="minorHAnsi"/>
              </w:rPr>
              <w:t>GlenmarkGoaSchd_v1.py</w:t>
            </w:r>
          </w:p>
        </w:tc>
        <w:tc>
          <w:tcPr>
            <w:tcW w:w="3124" w:type="dxa"/>
          </w:tcPr>
          <w:p w14:paraId="0D3FC7A7" w14:textId="2629CD5A" w:rsidR="00D549D8" w:rsidRPr="00E818E4" w:rsidRDefault="00D549D8" w:rsidP="00CD25DF">
            <w:pPr>
              <w:rPr>
                <w:rFonts w:asciiTheme="minorHAnsi" w:hAnsiTheme="minorHAnsi"/>
              </w:rPr>
            </w:pPr>
            <w:r w:rsidRPr="00E818E4">
              <w:rPr>
                <w:rFonts w:asciiTheme="minorHAnsi" w:hAnsiTheme="minorHAnsi"/>
              </w:rPr>
              <w:t xml:space="preserve">This is Goa specific customisation that uses </w:t>
            </w:r>
            <w:proofErr w:type="spellStart"/>
            <w:r w:rsidRPr="00E818E4">
              <w:rPr>
                <w:rFonts w:asciiTheme="minorHAnsi" w:hAnsiTheme="minorHAnsi"/>
              </w:rPr>
              <w:t>CoreScheduler</w:t>
            </w:r>
            <w:proofErr w:type="spellEnd"/>
            <w:r w:rsidRPr="00E818E4">
              <w:rPr>
                <w:rFonts w:asciiTheme="minorHAnsi" w:hAnsiTheme="minorHAnsi"/>
              </w:rPr>
              <w:t xml:space="preserve"> – including Bottleneck level loading before scheduling</w:t>
            </w:r>
          </w:p>
        </w:tc>
        <w:tc>
          <w:tcPr>
            <w:tcW w:w="509" w:type="dxa"/>
          </w:tcPr>
          <w:p w14:paraId="62DAFFF9" w14:textId="77777777" w:rsidR="00D549D8" w:rsidRPr="00E818E4" w:rsidRDefault="00D549D8" w:rsidP="00CD25DF">
            <w:pPr>
              <w:rPr>
                <w:rFonts w:asciiTheme="minorHAnsi" w:hAnsiTheme="minorHAnsi"/>
              </w:rPr>
            </w:pPr>
          </w:p>
        </w:tc>
      </w:tr>
      <w:tr w:rsidR="00D549D8" w:rsidRPr="00E818E4" w14:paraId="3E29FBEE" w14:textId="77777777" w:rsidTr="003F3A81">
        <w:tc>
          <w:tcPr>
            <w:tcW w:w="2101" w:type="dxa"/>
            <w:vMerge/>
          </w:tcPr>
          <w:p w14:paraId="339E89BD" w14:textId="77777777" w:rsidR="00D549D8" w:rsidRPr="00E818E4" w:rsidRDefault="00D549D8" w:rsidP="00CD25DF">
            <w:pPr>
              <w:rPr>
                <w:rFonts w:asciiTheme="minorHAnsi" w:hAnsiTheme="minorHAnsi"/>
              </w:rPr>
            </w:pPr>
          </w:p>
        </w:tc>
        <w:tc>
          <w:tcPr>
            <w:tcW w:w="3276" w:type="dxa"/>
          </w:tcPr>
          <w:p w14:paraId="6416D733" w14:textId="4C55279B" w:rsidR="00D549D8" w:rsidRPr="00E818E4" w:rsidRDefault="00D549D8" w:rsidP="00CD25DF">
            <w:pPr>
              <w:rPr>
                <w:rFonts w:asciiTheme="minorHAnsi" w:hAnsiTheme="minorHAnsi"/>
              </w:rPr>
            </w:pPr>
            <w:r w:rsidRPr="00E818E4">
              <w:rPr>
                <w:rFonts w:asciiTheme="minorHAnsi" w:hAnsiTheme="minorHAnsi"/>
              </w:rPr>
              <w:t>genReport.py</w:t>
            </w:r>
          </w:p>
        </w:tc>
        <w:tc>
          <w:tcPr>
            <w:tcW w:w="3124" w:type="dxa"/>
          </w:tcPr>
          <w:p w14:paraId="5B4A9A90" w14:textId="66EA1B2D" w:rsidR="00D549D8" w:rsidRPr="00E818E4" w:rsidRDefault="00D549D8" w:rsidP="00CD25DF">
            <w:pPr>
              <w:rPr>
                <w:rFonts w:asciiTheme="minorHAnsi" w:hAnsiTheme="minorHAnsi"/>
              </w:rPr>
            </w:pPr>
            <w:r w:rsidRPr="00E818E4">
              <w:rPr>
                <w:rFonts w:asciiTheme="minorHAnsi" w:hAnsiTheme="minorHAnsi"/>
              </w:rPr>
              <w:t>Generates Final Schedule output and Machine Occupancy reports</w:t>
            </w:r>
          </w:p>
        </w:tc>
        <w:tc>
          <w:tcPr>
            <w:tcW w:w="509" w:type="dxa"/>
          </w:tcPr>
          <w:p w14:paraId="58187AC0" w14:textId="77777777" w:rsidR="00D549D8" w:rsidRPr="00E818E4" w:rsidRDefault="00D549D8" w:rsidP="00CD25DF">
            <w:pPr>
              <w:rPr>
                <w:rFonts w:asciiTheme="minorHAnsi" w:hAnsiTheme="minorHAnsi"/>
              </w:rPr>
            </w:pPr>
          </w:p>
        </w:tc>
      </w:tr>
      <w:tr w:rsidR="00F13337" w:rsidRPr="00E818E4" w14:paraId="1D0CB2CA" w14:textId="77777777" w:rsidTr="003F3A81">
        <w:tc>
          <w:tcPr>
            <w:tcW w:w="2101" w:type="dxa"/>
          </w:tcPr>
          <w:p w14:paraId="2B8847E3" w14:textId="77777777" w:rsidR="00F13337" w:rsidRPr="00E818E4" w:rsidRDefault="00F13337" w:rsidP="00CD25DF">
            <w:pPr>
              <w:rPr>
                <w:rFonts w:asciiTheme="minorHAnsi" w:hAnsiTheme="minorHAnsi"/>
              </w:rPr>
            </w:pPr>
          </w:p>
        </w:tc>
        <w:tc>
          <w:tcPr>
            <w:tcW w:w="3276" w:type="dxa"/>
          </w:tcPr>
          <w:p w14:paraId="263A9AC5" w14:textId="77777777" w:rsidR="00F13337" w:rsidRPr="00E818E4" w:rsidRDefault="00F13337" w:rsidP="00CD25DF">
            <w:pPr>
              <w:rPr>
                <w:rFonts w:asciiTheme="minorHAnsi" w:hAnsiTheme="minorHAnsi"/>
              </w:rPr>
            </w:pPr>
          </w:p>
        </w:tc>
        <w:tc>
          <w:tcPr>
            <w:tcW w:w="3124" w:type="dxa"/>
          </w:tcPr>
          <w:p w14:paraId="31504019" w14:textId="77777777" w:rsidR="00F13337" w:rsidRPr="00E818E4" w:rsidRDefault="00F13337" w:rsidP="00CD25DF">
            <w:pPr>
              <w:rPr>
                <w:rFonts w:asciiTheme="minorHAnsi" w:hAnsiTheme="minorHAnsi"/>
              </w:rPr>
            </w:pPr>
          </w:p>
        </w:tc>
        <w:tc>
          <w:tcPr>
            <w:tcW w:w="509" w:type="dxa"/>
          </w:tcPr>
          <w:p w14:paraId="6EB7D253" w14:textId="77777777" w:rsidR="00F13337" w:rsidRPr="00E818E4" w:rsidRDefault="00F13337" w:rsidP="00CD25DF">
            <w:pPr>
              <w:rPr>
                <w:rFonts w:asciiTheme="minorHAnsi" w:hAnsiTheme="minorHAnsi"/>
              </w:rPr>
            </w:pPr>
          </w:p>
        </w:tc>
      </w:tr>
      <w:tr w:rsidR="00BE47FA" w:rsidRPr="00E818E4" w14:paraId="00267AB1" w14:textId="77777777" w:rsidTr="003F3A81">
        <w:tc>
          <w:tcPr>
            <w:tcW w:w="2101" w:type="dxa"/>
            <w:vMerge w:val="restart"/>
          </w:tcPr>
          <w:p w14:paraId="5CC29870" w14:textId="53276BDF" w:rsidR="00BE47FA" w:rsidRPr="00E818E4" w:rsidRDefault="00BE47FA" w:rsidP="00CD25DF">
            <w:pPr>
              <w:rPr>
                <w:rFonts w:asciiTheme="minorHAnsi" w:hAnsiTheme="minorHAnsi"/>
              </w:rPr>
            </w:pPr>
            <w:proofErr w:type="spellStart"/>
            <w:r w:rsidRPr="00E818E4">
              <w:rPr>
                <w:rFonts w:asciiTheme="minorHAnsi" w:hAnsiTheme="minorHAnsi"/>
              </w:rPr>
              <w:t>GlenmarkIndore</w:t>
            </w:r>
            <w:proofErr w:type="spellEnd"/>
          </w:p>
        </w:tc>
        <w:tc>
          <w:tcPr>
            <w:tcW w:w="3276" w:type="dxa"/>
          </w:tcPr>
          <w:p w14:paraId="3E270DC4" w14:textId="77777777" w:rsidR="00BE47FA" w:rsidRPr="00E818E4" w:rsidRDefault="00BE47FA" w:rsidP="00CD25DF">
            <w:pPr>
              <w:rPr>
                <w:rFonts w:asciiTheme="minorHAnsi" w:hAnsiTheme="minorHAnsi"/>
              </w:rPr>
            </w:pPr>
            <w:r w:rsidRPr="00E818E4">
              <w:rPr>
                <w:rFonts w:asciiTheme="minorHAnsi" w:hAnsiTheme="minorHAnsi"/>
              </w:rPr>
              <w:t>GlenIndoreProcessInput.py</w:t>
            </w:r>
          </w:p>
          <w:p w14:paraId="305EE159" w14:textId="7B47EF6B" w:rsidR="00495AF0" w:rsidRPr="00E818E4" w:rsidRDefault="00495AF0" w:rsidP="00CD25DF">
            <w:pPr>
              <w:rPr>
                <w:rFonts w:asciiTheme="minorHAnsi" w:hAnsiTheme="minorHAnsi"/>
              </w:rPr>
            </w:pPr>
            <w:r w:rsidRPr="00E818E4">
              <w:rPr>
                <w:rFonts w:asciiTheme="minorHAnsi" w:hAnsiTheme="minorHAnsi"/>
              </w:rPr>
              <w:t>(Campaign Generation module)</w:t>
            </w:r>
          </w:p>
        </w:tc>
        <w:tc>
          <w:tcPr>
            <w:tcW w:w="3124" w:type="dxa"/>
          </w:tcPr>
          <w:p w14:paraId="42F7D2F2" w14:textId="3A69C30A" w:rsidR="00BE47FA" w:rsidRPr="00E818E4" w:rsidRDefault="00BE47FA" w:rsidP="00CD25DF">
            <w:pPr>
              <w:rPr>
                <w:rFonts w:asciiTheme="minorHAnsi" w:hAnsiTheme="minorHAnsi"/>
              </w:rPr>
            </w:pPr>
            <w:r w:rsidRPr="00E818E4">
              <w:rPr>
                <w:rFonts w:asciiTheme="minorHAnsi" w:hAnsiTheme="minorHAnsi"/>
              </w:rPr>
              <w:t>Reads data and  master files and generates 2 files that Scheduling Module uses (jobs, machine master)</w:t>
            </w:r>
          </w:p>
        </w:tc>
        <w:tc>
          <w:tcPr>
            <w:tcW w:w="509" w:type="dxa"/>
          </w:tcPr>
          <w:p w14:paraId="38646FEC" w14:textId="77777777" w:rsidR="00BE47FA" w:rsidRPr="00E818E4" w:rsidRDefault="00BE47FA" w:rsidP="00CD25DF">
            <w:pPr>
              <w:rPr>
                <w:rFonts w:asciiTheme="minorHAnsi" w:hAnsiTheme="minorHAnsi"/>
              </w:rPr>
            </w:pPr>
          </w:p>
        </w:tc>
      </w:tr>
      <w:tr w:rsidR="00BE47FA" w:rsidRPr="00E818E4" w14:paraId="25C4C0F0" w14:textId="77777777" w:rsidTr="003F3A81">
        <w:tc>
          <w:tcPr>
            <w:tcW w:w="2101" w:type="dxa"/>
            <w:vMerge/>
          </w:tcPr>
          <w:p w14:paraId="7026D54E" w14:textId="77777777" w:rsidR="00BE47FA" w:rsidRPr="00E818E4" w:rsidRDefault="00BE47FA" w:rsidP="00CD25DF">
            <w:pPr>
              <w:rPr>
                <w:rFonts w:asciiTheme="minorHAnsi" w:hAnsiTheme="minorHAnsi"/>
              </w:rPr>
            </w:pPr>
          </w:p>
        </w:tc>
        <w:tc>
          <w:tcPr>
            <w:tcW w:w="3276" w:type="dxa"/>
          </w:tcPr>
          <w:p w14:paraId="1CD204B6" w14:textId="5F12E28F" w:rsidR="00BE47FA" w:rsidRPr="00E818E4" w:rsidRDefault="00BE47FA" w:rsidP="00CD25DF">
            <w:pPr>
              <w:rPr>
                <w:rFonts w:asciiTheme="minorHAnsi" w:hAnsiTheme="minorHAnsi"/>
              </w:rPr>
            </w:pPr>
            <w:r w:rsidRPr="00E818E4">
              <w:rPr>
                <w:rFonts w:asciiTheme="minorHAnsi" w:hAnsiTheme="minorHAnsi"/>
              </w:rPr>
              <w:t>GlenmarkIndoreScheduler.py</w:t>
            </w:r>
          </w:p>
        </w:tc>
        <w:tc>
          <w:tcPr>
            <w:tcW w:w="3124" w:type="dxa"/>
          </w:tcPr>
          <w:p w14:paraId="400B6B0C" w14:textId="23596DFB" w:rsidR="00BE47FA" w:rsidRPr="00E818E4" w:rsidRDefault="00BE47FA" w:rsidP="00CD25DF">
            <w:pPr>
              <w:rPr>
                <w:rFonts w:asciiTheme="minorHAnsi" w:hAnsiTheme="minorHAnsi"/>
              </w:rPr>
            </w:pPr>
            <w:r w:rsidRPr="00E818E4">
              <w:rPr>
                <w:rFonts w:asciiTheme="minorHAnsi" w:hAnsiTheme="minorHAnsi"/>
              </w:rPr>
              <w:t xml:space="preserve">This is Indore specific customisation that uses </w:t>
            </w:r>
            <w:proofErr w:type="spellStart"/>
            <w:r w:rsidRPr="00E818E4">
              <w:rPr>
                <w:rFonts w:asciiTheme="minorHAnsi" w:hAnsiTheme="minorHAnsi"/>
              </w:rPr>
              <w:t>CoreScheduler</w:t>
            </w:r>
            <w:proofErr w:type="spellEnd"/>
            <w:r w:rsidRPr="00E818E4">
              <w:rPr>
                <w:rFonts w:asciiTheme="minorHAnsi" w:hAnsiTheme="minorHAnsi"/>
              </w:rPr>
              <w:t xml:space="preserve"> – including Bottleneck level loading before scheduling</w:t>
            </w:r>
          </w:p>
        </w:tc>
        <w:tc>
          <w:tcPr>
            <w:tcW w:w="509" w:type="dxa"/>
          </w:tcPr>
          <w:p w14:paraId="1116764A" w14:textId="77777777" w:rsidR="00BE47FA" w:rsidRPr="00E818E4" w:rsidRDefault="00BE47FA" w:rsidP="00CD25DF">
            <w:pPr>
              <w:rPr>
                <w:rFonts w:asciiTheme="minorHAnsi" w:hAnsiTheme="minorHAnsi"/>
              </w:rPr>
            </w:pPr>
          </w:p>
        </w:tc>
      </w:tr>
      <w:tr w:rsidR="00BE47FA" w:rsidRPr="00E818E4" w14:paraId="0AC22A71" w14:textId="77777777" w:rsidTr="003F3A81">
        <w:tc>
          <w:tcPr>
            <w:tcW w:w="2101" w:type="dxa"/>
            <w:vMerge/>
          </w:tcPr>
          <w:p w14:paraId="38E44302" w14:textId="77777777" w:rsidR="00BE47FA" w:rsidRPr="00E818E4" w:rsidRDefault="00BE47FA" w:rsidP="00CD25DF">
            <w:pPr>
              <w:rPr>
                <w:rFonts w:asciiTheme="minorHAnsi" w:hAnsiTheme="minorHAnsi"/>
              </w:rPr>
            </w:pPr>
          </w:p>
        </w:tc>
        <w:tc>
          <w:tcPr>
            <w:tcW w:w="3276" w:type="dxa"/>
          </w:tcPr>
          <w:p w14:paraId="27EB72DA" w14:textId="5DDC2F35" w:rsidR="00BE47FA" w:rsidRPr="00E818E4" w:rsidRDefault="00BE47FA" w:rsidP="00CD25DF">
            <w:pPr>
              <w:rPr>
                <w:rFonts w:asciiTheme="minorHAnsi" w:hAnsiTheme="minorHAnsi"/>
              </w:rPr>
            </w:pPr>
            <w:r w:rsidRPr="00E818E4">
              <w:rPr>
                <w:rFonts w:asciiTheme="minorHAnsi" w:hAnsiTheme="minorHAnsi"/>
              </w:rPr>
              <w:t>GlenIndoreGenReport.py</w:t>
            </w:r>
          </w:p>
        </w:tc>
        <w:tc>
          <w:tcPr>
            <w:tcW w:w="3124" w:type="dxa"/>
          </w:tcPr>
          <w:p w14:paraId="0EA1E7D8" w14:textId="0889314B" w:rsidR="00BE47FA" w:rsidRPr="00E818E4" w:rsidRDefault="00BE47FA" w:rsidP="00CD25DF">
            <w:pPr>
              <w:rPr>
                <w:rFonts w:asciiTheme="minorHAnsi" w:hAnsiTheme="minorHAnsi"/>
              </w:rPr>
            </w:pPr>
            <w:r w:rsidRPr="00E818E4">
              <w:rPr>
                <w:rFonts w:asciiTheme="minorHAnsi" w:hAnsiTheme="minorHAnsi"/>
              </w:rPr>
              <w:t>Generates Final Schedule output and Machine Occupancy reports</w:t>
            </w:r>
          </w:p>
        </w:tc>
        <w:tc>
          <w:tcPr>
            <w:tcW w:w="509" w:type="dxa"/>
          </w:tcPr>
          <w:p w14:paraId="74480A5B" w14:textId="77777777" w:rsidR="00BE47FA" w:rsidRPr="00E818E4" w:rsidRDefault="00BE47FA" w:rsidP="00CD25DF">
            <w:pPr>
              <w:rPr>
                <w:rFonts w:asciiTheme="minorHAnsi" w:hAnsiTheme="minorHAnsi"/>
              </w:rPr>
            </w:pPr>
          </w:p>
        </w:tc>
      </w:tr>
      <w:tr w:rsidR="00A93AE2" w:rsidRPr="00E818E4" w14:paraId="0D8FB15A" w14:textId="77777777">
        <w:tc>
          <w:tcPr>
            <w:tcW w:w="2101" w:type="dxa"/>
          </w:tcPr>
          <w:p w14:paraId="06FDEF33" w14:textId="77777777" w:rsidR="00A93AE2" w:rsidRPr="00E818E4" w:rsidRDefault="00A93AE2">
            <w:pPr>
              <w:rPr>
                <w:rFonts w:asciiTheme="minorHAnsi" w:hAnsiTheme="minorHAnsi"/>
              </w:rPr>
            </w:pPr>
          </w:p>
        </w:tc>
        <w:tc>
          <w:tcPr>
            <w:tcW w:w="3276" w:type="dxa"/>
          </w:tcPr>
          <w:p w14:paraId="56CE3950" w14:textId="77777777" w:rsidR="00A93AE2" w:rsidRPr="00E818E4" w:rsidRDefault="00A93AE2">
            <w:pPr>
              <w:rPr>
                <w:rFonts w:asciiTheme="minorHAnsi" w:hAnsiTheme="minorHAnsi"/>
              </w:rPr>
            </w:pPr>
            <w:r w:rsidRPr="00E818E4">
              <w:rPr>
                <w:rFonts w:asciiTheme="minorHAnsi" w:hAnsiTheme="minorHAnsi"/>
              </w:rPr>
              <w:t>genReport.py</w:t>
            </w:r>
          </w:p>
        </w:tc>
        <w:tc>
          <w:tcPr>
            <w:tcW w:w="3124" w:type="dxa"/>
          </w:tcPr>
          <w:p w14:paraId="40799E56" w14:textId="77777777" w:rsidR="00A93AE2" w:rsidRPr="00E818E4" w:rsidRDefault="00A93AE2">
            <w:pPr>
              <w:rPr>
                <w:rFonts w:asciiTheme="minorHAnsi" w:hAnsiTheme="minorHAnsi"/>
              </w:rPr>
            </w:pPr>
            <w:r w:rsidRPr="00E818E4">
              <w:rPr>
                <w:rFonts w:asciiTheme="minorHAnsi" w:hAnsiTheme="minorHAnsi"/>
              </w:rPr>
              <w:t>Generates Final Schedule output</w:t>
            </w:r>
          </w:p>
        </w:tc>
        <w:tc>
          <w:tcPr>
            <w:tcW w:w="509" w:type="dxa"/>
          </w:tcPr>
          <w:p w14:paraId="14BC0EC7" w14:textId="77777777" w:rsidR="00A93AE2" w:rsidRPr="00E818E4" w:rsidRDefault="00A93AE2">
            <w:pPr>
              <w:rPr>
                <w:rFonts w:asciiTheme="minorHAnsi" w:hAnsiTheme="minorHAnsi"/>
              </w:rPr>
            </w:pPr>
          </w:p>
        </w:tc>
      </w:tr>
      <w:tr w:rsidR="00CB51A9" w:rsidRPr="00E818E4" w14:paraId="00DD9F20" w14:textId="77777777" w:rsidTr="003F3A81">
        <w:tc>
          <w:tcPr>
            <w:tcW w:w="2101" w:type="dxa"/>
            <w:vMerge w:val="restart"/>
          </w:tcPr>
          <w:p w14:paraId="60451C47" w14:textId="5A20EFFE" w:rsidR="00CB51A9" w:rsidRPr="00E818E4" w:rsidRDefault="00CB51A9" w:rsidP="00CD25DF">
            <w:pPr>
              <w:rPr>
                <w:rFonts w:asciiTheme="minorHAnsi" w:hAnsiTheme="minorHAnsi"/>
              </w:rPr>
            </w:pPr>
            <w:proofErr w:type="spellStart"/>
            <w:r w:rsidRPr="00E818E4">
              <w:rPr>
                <w:rFonts w:asciiTheme="minorHAnsi" w:hAnsiTheme="minorHAnsi"/>
              </w:rPr>
              <w:t>Spimaco</w:t>
            </w:r>
            <w:proofErr w:type="spellEnd"/>
          </w:p>
        </w:tc>
        <w:tc>
          <w:tcPr>
            <w:tcW w:w="3276" w:type="dxa"/>
          </w:tcPr>
          <w:p w14:paraId="565AB6AB" w14:textId="1E3BD4FD" w:rsidR="00CB51A9" w:rsidRPr="00E818E4" w:rsidRDefault="004B114E" w:rsidP="00CD25DF">
            <w:pPr>
              <w:rPr>
                <w:rFonts w:asciiTheme="minorHAnsi" w:hAnsiTheme="minorHAnsi"/>
              </w:rPr>
            </w:pPr>
            <w:r w:rsidRPr="004B114E">
              <w:rPr>
                <w:rFonts w:asciiTheme="minorHAnsi" w:hAnsiTheme="minorHAnsi"/>
              </w:rPr>
              <w:t>spimaco_db.py</w:t>
            </w:r>
          </w:p>
        </w:tc>
        <w:tc>
          <w:tcPr>
            <w:tcW w:w="3124" w:type="dxa"/>
          </w:tcPr>
          <w:p w14:paraId="711EA705" w14:textId="31468164" w:rsidR="00CB51A9" w:rsidRPr="00E818E4" w:rsidRDefault="000E537F" w:rsidP="00CD25DF">
            <w:pPr>
              <w:rPr>
                <w:rFonts w:asciiTheme="minorHAnsi" w:hAnsiTheme="minorHAnsi"/>
              </w:rPr>
            </w:pPr>
            <w:r>
              <w:rPr>
                <w:rFonts w:asciiTheme="minorHAnsi" w:hAnsiTheme="minorHAnsi"/>
              </w:rPr>
              <w:t>Fetch</w:t>
            </w:r>
            <w:r w:rsidR="004B114E">
              <w:rPr>
                <w:rFonts w:asciiTheme="minorHAnsi" w:hAnsiTheme="minorHAnsi"/>
              </w:rPr>
              <w:t xml:space="preserve"> data from </w:t>
            </w:r>
            <w:proofErr w:type="spellStart"/>
            <w:r w:rsidR="004B114E">
              <w:rPr>
                <w:rFonts w:asciiTheme="minorHAnsi" w:hAnsiTheme="minorHAnsi"/>
              </w:rPr>
              <w:t>VFlow</w:t>
            </w:r>
            <w:proofErr w:type="spellEnd"/>
            <w:r w:rsidR="004B114E">
              <w:rPr>
                <w:rFonts w:asciiTheme="minorHAnsi" w:hAnsiTheme="minorHAnsi"/>
              </w:rPr>
              <w:t xml:space="preserve"> using SQL queries</w:t>
            </w:r>
          </w:p>
        </w:tc>
        <w:tc>
          <w:tcPr>
            <w:tcW w:w="509" w:type="dxa"/>
          </w:tcPr>
          <w:p w14:paraId="3FFA500B" w14:textId="77777777" w:rsidR="00CB51A9" w:rsidRPr="00E818E4" w:rsidRDefault="00CB51A9" w:rsidP="00CD25DF">
            <w:pPr>
              <w:rPr>
                <w:rFonts w:asciiTheme="minorHAnsi" w:hAnsiTheme="minorHAnsi"/>
              </w:rPr>
            </w:pPr>
          </w:p>
        </w:tc>
      </w:tr>
      <w:tr w:rsidR="00CB51A9" w:rsidRPr="00E818E4" w14:paraId="4C6A2401" w14:textId="77777777" w:rsidTr="003F3A81">
        <w:tc>
          <w:tcPr>
            <w:tcW w:w="2101" w:type="dxa"/>
            <w:vMerge/>
          </w:tcPr>
          <w:p w14:paraId="738D98D8" w14:textId="77777777" w:rsidR="00CB51A9" w:rsidRPr="00E818E4" w:rsidRDefault="00CB51A9" w:rsidP="00CD25DF">
            <w:pPr>
              <w:rPr>
                <w:rFonts w:asciiTheme="minorHAnsi" w:hAnsiTheme="minorHAnsi"/>
              </w:rPr>
            </w:pPr>
          </w:p>
        </w:tc>
        <w:tc>
          <w:tcPr>
            <w:tcW w:w="3276" w:type="dxa"/>
          </w:tcPr>
          <w:p w14:paraId="1A2D9DCB" w14:textId="1CE3B5E2" w:rsidR="00CB51A9" w:rsidRPr="00E818E4" w:rsidRDefault="004B114E" w:rsidP="00CD25DF">
            <w:pPr>
              <w:rPr>
                <w:rFonts w:asciiTheme="minorHAnsi" w:hAnsiTheme="minorHAnsi"/>
              </w:rPr>
            </w:pPr>
            <w:r w:rsidRPr="004B114E">
              <w:rPr>
                <w:rFonts w:asciiTheme="minorHAnsi" w:hAnsiTheme="minorHAnsi"/>
              </w:rPr>
              <w:t>spimaco_FTP.py</w:t>
            </w:r>
          </w:p>
        </w:tc>
        <w:tc>
          <w:tcPr>
            <w:tcW w:w="3124" w:type="dxa"/>
          </w:tcPr>
          <w:p w14:paraId="630B2A05" w14:textId="5D189E26" w:rsidR="00CB51A9" w:rsidRPr="00E818E4" w:rsidRDefault="000E537F" w:rsidP="00CD25DF">
            <w:pPr>
              <w:rPr>
                <w:rFonts w:asciiTheme="minorHAnsi" w:hAnsiTheme="minorHAnsi"/>
              </w:rPr>
            </w:pPr>
            <w:r>
              <w:rPr>
                <w:rFonts w:asciiTheme="minorHAnsi" w:hAnsiTheme="minorHAnsi"/>
              </w:rPr>
              <w:t>Fetch</w:t>
            </w:r>
            <w:r w:rsidR="004B114E">
              <w:rPr>
                <w:rFonts w:asciiTheme="minorHAnsi" w:hAnsiTheme="minorHAnsi"/>
              </w:rPr>
              <w:t xml:space="preserve"> files from FTP server</w:t>
            </w:r>
          </w:p>
        </w:tc>
        <w:tc>
          <w:tcPr>
            <w:tcW w:w="509" w:type="dxa"/>
          </w:tcPr>
          <w:p w14:paraId="3E57E147" w14:textId="77777777" w:rsidR="00CB51A9" w:rsidRPr="00E818E4" w:rsidRDefault="00CB51A9" w:rsidP="00CD25DF">
            <w:pPr>
              <w:rPr>
                <w:rFonts w:asciiTheme="minorHAnsi" w:hAnsiTheme="minorHAnsi"/>
              </w:rPr>
            </w:pPr>
          </w:p>
        </w:tc>
      </w:tr>
      <w:tr w:rsidR="00CB51A9" w:rsidRPr="00E818E4" w14:paraId="66DB7CC3" w14:textId="77777777" w:rsidTr="003F3A81">
        <w:tc>
          <w:tcPr>
            <w:tcW w:w="2101" w:type="dxa"/>
            <w:vMerge/>
          </w:tcPr>
          <w:p w14:paraId="610D3D5C" w14:textId="77777777" w:rsidR="00CB51A9" w:rsidRPr="00E818E4" w:rsidRDefault="00CB51A9" w:rsidP="00CB51A9">
            <w:pPr>
              <w:rPr>
                <w:rFonts w:asciiTheme="minorHAnsi" w:hAnsiTheme="minorHAnsi"/>
              </w:rPr>
            </w:pPr>
          </w:p>
        </w:tc>
        <w:tc>
          <w:tcPr>
            <w:tcW w:w="3276" w:type="dxa"/>
          </w:tcPr>
          <w:p w14:paraId="21D8F509" w14:textId="77777777" w:rsidR="00CB51A9" w:rsidRPr="00E818E4" w:rsidRDefault="00CB51A9" w:rsidP="00CB51A9">
            <w:pPr>
              <w:rPr>
                <w:rFonts w:asciiTheme="minorHAnsi" w:hAnsiTheme="minorHAnsi"/>
              </w:rPr>
            </w:pPr>
            <w:r w:rsidRPr="00E818E4">
              <w:rPr>
                <w:rFonts w:asciiTheme="minorHAnsi" w:hAnsiTheme="minorHAnsi"/>
              </w:rPr>
              <w:t>ProcessInputs.py</w:t>
            </w:r>
          </w:p>
          <w:p w14:paraId="53F7EE34" w14:textId="1B3D27F9" w:rsidR="00CB51A9" w:rsidRPr="00E818E4" w:rsidRDefault="00CB51A9" w:rsidP="00CB51A9">
            <w:pPr>
              <w:rPr>
                <w:rFonts w:asciiTheme="minorHAnsi" w:hAnsiTheme="minorHAnsi"/>
              </w:rPr>
            </w:pPr>
            <w:r w:rsidRPr="00E818E4">
              <w:rPr>
                <w:rFonts w:asciiTheme="minorHAnsi" w:hAnsiTheme="minorHAnsi"/>
              </w:rPr>
              <w:t>(Campaign Generation module)</w:t>
            </w:r>
          </w:p>
        </w:tc>
        <w:tc>
          <w:tcPr>
            <w:tcW w:w="3124" w:type="dxa"/>
          </w:tcPr>
          <w:p w14:paraId="14333CCC" w14:textId="77777777" w:rsidR="00CB51A9" w:rsidRPr="00E818E4" w:rsidRDefault="00CB51A9" w:rsidP="00CB51A9">
            <w:pPr>
              <w:rPr>
                <w:rFonts w:asciiTheme="minorHAnsi" w:hAnsiTheme="minorHAnsi"/>
              </w:rPr>
            </w:pPr>
            <w:r w:rsidRPr="00E818E4">
              <w:rPr>
                <w:rFonts w:asciiTheme="minorHAnsi" w:hAnsiTheme="minorHAnsi"/>
              </w:rPr>
              <w:t>Reads data and  master files and generates 2 files that Scheduling Module uses (jobs, machine master)</w:t>
            </w:r>
          </w:p>
          <w:p w14:paraId="697A1D6D" w14:textId="0CB02093" w:rsidR="00CB51A9" w:rsidRPr="00E818E4" w:rsidRDefault="00CB51A9" w:rsidP="00CB51A9">
            <w:pPr>
              <w:rPr>
                <w:rFonts w:asciiTheme="minorHAnsi" w:hAnsiTheme="minorHAnsi"/>
              </w:rPr>
            </w:pPr>
            <w:r w:rsidRPr="00E818E4">
              <w:rPr>
                <w:rFonts w:asciiTheme="minorHAnsi" w:hAnsiTheme="minorHAnsi"/>
              </w:rPr>
              <w:lastRenderedPageBreak/>
              <w:t xml:space="preserve">Also manages machine wise Capacity Calendar </w:t>
            </w:r>
          </w:p>
        </w:tc>
        <w:tc>
          <w:tcPr>
            <w:tcW w:w="509" w:type="dxa"/>
          </w:tcPr>
          <w:p w14:paraId="0CC7C4F4" w14:textId="77777777" w:rsidR="00CB51A9" w:rsidRPr="00E818E4" w:rsidRDefault="00CB51A9" w:rsidP="00CB51A9">
            <w:pPr>
              <w:rPr>
                <w:rFonts w:asciiTheme="minorHAnsi" w:hAnsiTheme="minorHAnsi"/>
              </w:rPr>
            </w:pPr>
          </w:p>
        </w:tc>
      </w:tr>
      <w:tr w:rsidR="00CB51A9" w:rsidRPr="00E818E4" w14:paraId="1FAE1362" w14:textId="77777777" w:rsidTr="003F3A81">
        <w:tc>
          <w:tcPr>
            <w:tcW w:w="2101" w:type="dxa"/>
            <w:vMerge/>
          </w:tcPr>
          <w:p w14:paraId="15629E89" w14:textId="77777777" w:rsidR="00CB51A9" w:rsidRPr="00E818E4" w:rsidRDefault="00CB51A9" w:rsidP="00CB51A9">
            <w:pPr>
              <w:rPr>
                <w:rFonts w:asciiTheme="minorHAnsi" w:hAnsiTheme="minorHAnsi"/>
              </w:rPr>
            </w:pPr>
          </w:p>
        </w:tc>
        <w:tc>
          <w:tcPr>
            <w:tcW w:w="3276" w:type="dxa"/>
          </w:tcPr>
          <w:p w14:paraId="0368AAB1" w14:textId="5BDE5F4C" w:rsidR="00CB51A9" w:rsidRPr="00E818E4" w:rsidRDefault="00CB51A9" w:rsidP="00CB51A9">
            <w:pPr>
              <w:rPr>
                <w:rFonts w:asciiTheme="minorHAnsi" w:hAnsiTheme="minorHAnsi"/>
              </w:rPr>
            </w:pPr>
            <w:r w:rsidRPr="00E818E4">
              <w:rPr>
                <w:rFonts w:asciiTheme="minorHAnsi" w:hAnsiTheme="minorHAnsi"/>
              </w:rPr>
              <w:t>Spimaco_Scheduler_v1.py</w:t>
            </w:r>
          </w:p>
        </w:tc>
        <w:tc>
          <w:tcPr>
            <w:tcW w:w="3124" w:type="dxa"/>
          </w:tcPr>
          <w:p w14:paraId="6168EF43" w14:textId="7CFAD3C7" w:rsidR="00CB51A9" w:rsidRPr="00E818E4" w:rsidRDefault="00CB51A9" w:rsidP="00CB51A9">
            <w:pPr>
              <w:rPr>
                <w:rFonts w:asciiTheme="minorHAnsi" w:hAnsiTheme="minorHAnsi"/>
              </w:rPr>
            </w:pPr>
            <w:r w:rsidRPr="00E818E4">
              <w:rPr>
                <w:rFonts w:asciiTheme="minorHAnsi" w:hAnsiTheme="minorHAnsi"/>
              </w:rPr>
              <w:t xml:space="preserve">This is SPIMACO specific customisation that uses </w:t>
            </w:r>
            <w:proofErr w:type="spellStart"/>
            <w:r w:rsidRPr="00E818E4">
              <w:rPr>
                <w:rFonts w:asciiTheme="minorHAnsi" w:hAnsiTheme="minorHAnsi"/>
              </w:rPr>
              <w:t>CoreScheduler</w:t>
            </w:r>
            <w:proofErr w:type="spellEnd"/>
          </w:p>
        </w:tc>
        <w:tc>
          <w:tcPr>
            <w:tcW w:w="509" w:type="dxa"/>
          </w:tcPr>
          <w:p w14:paraId="11AFC891" w14:textId="77777777" w:rsidR="00CB51A9" w:rsidRPr="00E818E4" w:rsidRDefault="00CB51A9" w:rsidP="00CB51A9">
            <w:pPr>
              <w:rPr>
                <w:rFonts w:asciiTheme="minorHAnsi" w:hAnsiTheme="minorHAnsi"/>
              </w:rPr>
            </w:pPr>
          </w:p>
        </w:tc>
      </w:tr>
      <w:tr w:rsidR="00CB51A9" w:rsidRPr="00E818E4" w14:paraId="54B54BA6" w14:textId="77777777" w:rsidTr="003F3A81">
        <w:tc>
          <w:tcPr>
            <w:tcW w:w="2101" w:type="dxa"/>
            <w:vMerge/>
          </w:tcPr>
          <w:p w14:paraId="73AFAEED" w14:textId="77777777" w:rsidR="00CB51A9" w:rsidRPr="00E818E4" w:rsidRDefault="00CB51A9" w:rsidP="00CB51A9">
            <w:pPr>
              <w:rPr>
                <w:rFonts w:asciiTheme="minorHAnsi" w:hAnsiTheme="minorHAnsi"/>
              </w:rPr>
            </w:pPr>
          </w:p>
        </w:tc>
        <w:tc>
          <w:tcPr>
            <w:tcW w:w="3276" w:type="dxa"/>
          </w:tcPr>
          <w:p w14:paraId="35D6A0AD" w14:textId="3D9B6C15" w:rsidR="00CB51A9" w:rsidRPr="00E818E4" w:rsidRDefault="00CB51A9" w:rsidP="00CB51A9">
            <w:pPr>
              <w:rPr>
                <w:rFonts w:asciiTheme="minorHAnsi" w:hAnsiTheme="minorHAnsi"/>
              </w:rPr>
            </w:pPr>
            <w:r w:rsidRPr="00E818E4">
              <w:rPr>
                <w:rFonts w:asciiTheme="minorHAnsi" w:hAnsiTheme="minorHAnsi"/>
              </w:rPr>
              <w:t>genReport.py</w:t>
            </w:r>
          </w:p>
        </w:tc>
        <w:tc>
          <w:tcPr>
            <w:tcW w:w="3124" w:type="dxa"/>
          </w:tcPr>
          <w:p w14:paraId="05DED9F4" w14:textId="0E8E45F6" w:rsidR="00CB51A9" w:rsidRPr="00E818E4" w:rsidRDefault="00CB51A9" w:rsidP="00CB51A9">
            <w:pPr>
              <w:rPr>
                <w:rFonts w:asciiTheme="minorHAnsi" w:hAnsiTheme="minorHAnsi"/>
              </w:rPr>
            </w:pPr>
            <w:r w:rsidRPr="00E818E4">
              <w:rPr>
                <w:rFonts w:asciiTheme="minorHAnsi" w:hAnsiTheme="minorHAnsi"/>
              </w:rPr>
              <w:t>Generates Final Schedule output</w:t>
            </w:r>
          </w:p>
        </w:tc>
        <w:tc>
          <w:tcPr>
            <w:tcW w:w="509" w:type="dxa"/>
          </w:tcPr>
          <w:p w14:paraId="515C1598" w14:textId="77777777" w:rsidR="00CB51A9" w:rsidRPr="00E818E4" w:rsidRDefault="00CB51A9" w:rsidP="00CB51A9">
            <w:pPr>
              <w:rPr>
                <w:rFonts w:asciiTheme="minorHAnsi" w:hAnsiTheme="minorHAnsi"/>
              </w:rPr>
            </w:pPr>
          </w:p>
        </w:tc>
      </w:tr>
      <w:tr w:rsidR="00CB51A9" w:rsidRPr="00E818E4" w14:paraId="071FD4F0" w14:textId="77777777" w:rsidTr="003F3A81">
        <w:tc>
          <w:tcPr>
            <w:tcW w:w="2101" w:type="dxa"/>
            <w:vMerge/>
          </w:tcPr>
          <w:p w14:paraId="7506EE4E" w14:textId="77777777" w:rsidR="00CB51A9" w:rsidRPr="00E818E4" w:rsidRDefault="00CB51A9" w:rsidP="00CB51A9">
            <w:pPr>
              <w:rPr>
                <w:rFonts w:asciiTheme="minorHAnsi" w:hAnsiTheme="minorHAnsi"/>
              </w:rPr>
            </w:pPr>
          </w:p>
        </w:tc>
        <w:tc>
          <w:tcPr>
            <w:tcW w:w="3276" w:type="dxa"/>
          </w:tcPr>
          <w:p w14:paraId="25F11A40" w14:textId="77777777" w:rsidR="00CB51A9" w:rsidRPr="00E818E4" w:rsidRDefault="00CB51A9" w:rsidP="00CB51A9">
            <w:pPr>
              <w:rPr>
                <w:rFonts w:asciiTheme="minorHAnsi" w:hAnsiTheme="minorHAnsi"/>
              </w:rPr>
            </w:pPr>
          </w:p>
        </w:tc>
        <w:tc>
          <w:tcPr>
            <w:tcW w:w="3124" w:type="dxa"/>
          </w:tcPr>
          <w:p w14:paraId="2D88E317" w14:textId="77777777" w:rsidR="00CB51A9" w:rsidRPr="00E818E4" w:rsidRDefault="00CB51A9" w:rsidP="00CB51A9">
            <w:pPr>
              <w:rPr>
                <w:rFonts w:asciiTheme="minorHAnsi" w:hAnsiTheme="minorHAnsi"/>
              </w:rPr>
            </w:pPr>
          </w:p>
        </w:tc>
        <w:tc>
          <w:tcPr>
            <w:tcW w:w="509" w:type="dxa"/>
          </w:tcPr>
          <w:p w14:paraId="777CBB06" w14:textId="77777777" w:rsidR="00CB51A9" w:rsidRPr="00E818E4" w:rsidRDefault="00CB51A9" w:rsidP="00CB51A9">
            <w:pPr>
              <w:rPr>
                <w:rFonts w:asciiTheme="minorHAnsi" w:hAnsiTheme="minorHAnsi"/>
              </w:rPr>
            </w:pPr>
          </w:p>
        </w:tc>
      </w:tr>
      <w:tr w:rsidR="00CB51A9" w:rsidRPr="00E818E4" w14:paraId="4C817D4A" w14:textId="77777777" w:rsidTr="003F3A81">
        <w:tc>
          <w:tcPr>
            <w:tcW w:w="2101" w:type="dxa"/>
            <w:vMerge/>
          </w:tcPr>
          <w:p w14:paraId="152AB88A" w14:textId="77777777" w:rsidR="00CB51A9" w:rsidRPr="00E818E4" w:rsidRDefault="00CB51A9" w:rsidP="00CB51A9">
            <w:pPr>
              <w:rPr>
                <w:rFonts w:asciiTheme="minorHAnsi" w:hAnsiTheme="minorHAnsi"/>
              </w:rPr>
            </w:pPr>
          </w:p>
        </w:tc>
        <w:tc>
          <w:tcPr>
            <w:tcW w:w="3276" w:type="dxa"/>
          </w:tcPr>
          <w:p w14:paraId="22F64021" w14:textId="031EAA2A" w:rsidR="00CB51A9" w:rsidRPr="00E818E4" w:rsidRDefault="00CB51A9" w:rsidP="00CB51A9">
            <w:pPr>
              <w:rPr>
                <w:rFonts w:asciiTheme="minorHAnsi" w:hAnsiTheme="minorHAnsi"/>
              </w:rPr>
            </w:pPr>
            <w:r w:rsidRPr="00E818E4">
              <w:rPr>
                <w:rFonts w:asciiTheme="minorHAnsi" w:hAnsiTheme="minorHAnsi"/>
              </w:rPr>
              <w:t>DHJconfig.py</w:t>
            </w:r>
          </w:p>
        </w:tc>
        <w:tc>
          <w:tcPr>
            <w:tcW w:w="3124" w:type="dxa"/>
          </w:tcPr>
          <w:p w14:paraId="5C06FC17" w14:textId="4A72BEC9" w:rsidR="00CB51A9" w:rsidRPr="00E818E4" w:rsidRDefault="00CB51A9" w:rsidP="00CB51A9">
            <w:pPr>
              <w:rPr>
                <w:rFonts w:asciiTheme="minorHAnsi" w:hAnsiTheme="minorHAnsi"/>
              </w:rPr>
            </w:pPr>
            <w:r w:rsidRPr="00E818E4">
              <w:rPr>
                <w:rFonts w:asciiTheme="minorHAnsi" w:hAnsiTheme="minorHAnsi"/>
              </w:rPr>
              <w:t xml:space="preserve">Define all file paths here </w:t>
            </w:r>
          </w:p>
        </w:tc>
        <w:tc>
          <w:tcPr>
            <w:tcW w:w="509" w:type="dxa"/>
          </w:tcPr>
          <w:p w14:paraId="1301F0D9" w14:textId="77777777" w:rsidR="00CB51A9" w:rsidRPr="00E818E4" w:rsidRDefault="00CB51A9" w:rsidP="00CB51A9">
            <w:pPr>
              <w:rPr>
                <w:rFonts w:asciiTheme="minorHAnsi" w:hAnsiTheme="minorHAnsi"/>
              </w:rPr>
            </w:pPr>
          </w:p>
        </w:tc>
      </w:tr>
      <w:tr w:rsidR="00CB51A9" w:rsidRPr="00E818E4" w14:paraId="7FF2480A" w14:textId="77777777" w:rsidTr="003F3A81">
        <w:tc>
          <w:tcPr>
            <w:tcW w:w="2101" w:type="dxa"/>
          </w:tcPr>
          <w:p w14:paraId="03383CF5" w14:textId="24F080F3" w:rsidR="00CB51A9" w:rsidRPr="00E818E4" w:rsidRDefault="00CB51A9" w:rsidP="00CB51A9">
            <w:pPr>
              <w:rPr>
                <w:rFonts w:asciiTheme="minorHAnsi" w:hAnsiTheme="minorHAnsi"/>
              </w:rPr>
            </w:pPr>
            <w:r w:rsidRPr="00E818E4">
              <w:rPr>
                <w:rFonts w:asciiTheme="minorHAnsi" w:hAnsiTheme="minorHAnsi"/>
              </w:rPr>
              <w:t>data</w:t>
            </w:r>
          </w:p>
        </w:tc>
        <w:tc>
          <w:tcPr>
            <w:tcW w:w="6400" w:type="dxa"/>
            <w:gridSpan w:val="2"/>
          </w:tcPr>
          <w:p w14:paraId="176A45BF" w14:textId="77777777" w:rsidR="00CB51A9" w:rsidRPr="00E818E4" w:rsidRDefault="00CB51A9" w:rsidP="00CB51A9">
            <w:pPr>
              <w:rPr>
                <w:rFonts w:asciiTheme="minorHAnsi" w:hAnsiTheme="minorHAnsi"/>
              </w:rPr>
            </w:pPr>
            <w:r w:rsidRPr="00E818E4">
              <w:rPr>
                <w:rFonts w:asciiTheme="minorHAnsi" w:hAnsiTheme="minorHAnsi"/>
              </w:rPr>
              <w:t>This folder contains JSON file generated my site specific Campaign Generation module</w:t>
            </w:r>
          </w:p>
          <w:p w14:paraId="41024ABC" w14:textId="77777777" w:rsidR="00CB51A9" w:rsidRPr="00E818E4" w:rsidRDefault="00CB51A9" w:rsidP="00CB51A9">
            <w:pPr>
              <w:rPr>
                <w:rFonts w:asciiTheme="minorHAnsi" w:hAnsiTheme="minorHAnsi"/>
              </w:rPr>
            </w:pPr>
            <w:r w:rsidRPr="00E818E4">
              <w:rPr>
                <w:rFonts w:asciiTheme="minorHAnsi" w:hAnsiTheme="minorHAnsi"/>
              </w:rPr>
              <w:t>It typically contains following files</w:t>
            </w:r>
          </w:p>
          <w:p w14:paraId="3BDE53D3" w14:textId="0B9B575C" w:rsidR="00CB51A9" w:rsidRPr="00E818E4" w:rsidRDefault="00CB51A9" w:rsidP="00CB51A9">
            <w:pPr>
              <w:rPr>
                <w:rFonts w:asciiTheme="minorHAnsi" w:hAnsiTheme="minorHAnsi"/>
              </w:rPr>
            </w:pPr>
            <w:r w:rsidRPr="00E818E4">
              <w:rPr>
                <w:rFonts w:asciiTheme="minorHAnsi" w:hAnsiTheme="minorHAnsi"/>
              </w:rPr>
              <w:t xml:space="preserve">* </w:t>
            </w:r>
            <w:proofErr w:type="spellStart"/>
            <w:r w:rsidRPr="00E818E4">
              <w:rPr>
                <w:rFonts w:asciiTheme="minorHAnsi" w:hAnsiTheme="minorHAnsi"/>
              </w:rPr>
              <w:t>Jobs.json</w:t>
            </w:r>
            <w:proofErr w:type="spellEnd"/>
            <w:r w:rsidRPr="00E818E4">
              <w:rPr>
                <w:rFonts w:asciiTheme="minorHAnsi" w:hAnsiTheme="minorHAnsi"/>
              </w:rPr>
              <w:t xml:space="preserve">  - entity that will be scheduled (batch or campaign)</w:t>
            </w:r>
          </w:p>
          <w:p w14:paraId="42CEE49A" w14:textId="5B1C7C60" w:rsidR="00CB51A9" w:rsidRPr="00E818E4" w:rsidRDefault="00CB51A9" w:rsidP="00CB51A9">
            <w:pPr>
              <w:rPr>
                <w:rFonts w:asciiTheme="minorHAnsi" w:hAnsiTheme="minorHAnsi"/>
              </w:rPr>
            </w:pPr>
            <w:r w:rsidRPr="00E818E4">
              <w:rPr>
                <w:rFonts w:asciiTheme="minorHAnsi" w:hAnsiTheme="minorHAnsi"/>
              </w:rPr>
              <w:t xml:space="preserve">* </w:t>
            </w:r>
            <w:proofErr w:type="spellStart"/>
            <w:r w:rsidRPr="00E818E4">
              <w:rPr>
                <w:rFonts w:asciiTheme="minorHAnsi" w:hAnsiTheme="minorHAnsi"/>
              </w:rPr>
              <w:t>buffers.json</w:t>
            </w:r>
            <w:proofErr w:type="spellEnd"/>
            <w:r w:rsidRPr="00E818E4">
              <w:rPr>
                <w:rFonts w:asciiTheme="minorHAnsi" w:hAnsiTheme="minorHAnsi"/>
              </w:rPr>
              <w:t xml:space="preserve"> – if there are any interstage buffers these are defined in this (e.g. </w:t>
            </w:r>
            <w:proofErr w:type="spellStart"/>
            <w:r w:rsidRPr="00E818E4">
              <w:rPr>
                <w:rFonts w:asciiTheme="minorHAnsi" w:hAnsiTheme="minorHAnsi"/>
              </w:rPr>
              <w:t>AjantaDHJ</w:t>
            </w:r>
            <w:proofErr w:type="spellEnd"/>
            <w:r w:rsidRPr="00E818E4">
              <w:rPr>
                <w:rFonts w:asciiTheme="minorHAnsi" w:hAnsiTheme="minorHAnsi"/>
              </w:rPr>
              <w:t>)</w:t>
            </w:r>
          </w:p>
          <w:p w14:paraId="21058113" w14:textId="2E2340CA" w:rsidR="00CB51A9" w:rsidRPr="00E818E4" w:rsidRDefault="00CB51A9" w:rsidP="00CB51A9">
            <w:pPr>
              <w:rPr>
                <w:rFonts w:asciiTheme="minorHAnsi" w:hAnsiTheme="minorHAnsi"/>
              </w:rPr>
            </w:pPr>
            <w:r w:rsidRPr="00E818E4">
              <w:rPr>
                <w:rFonts w:asciiTheme="minorHAnsi" w:hAnsiTheme="minorHAnsi"/>
              </w:rPr>
              <w:t xml:space="preserve">* </w:t>
            </w:r>
            <w:proofErr w:type="spellStart"/>
            <w:r w:rsidRPr="00E818E4">
              <w:rPr>
                <w:rFonts w:asciiTheme="minorHAnsi" w:hAnsiTheme="minorHAnsi"/>
              </w:rPr>
              <w:t>WS.json</w:t>
            </w:r>
            <w:proofErr w:type="spellEnd"/>
            <w:r w:rsidRPr="00E818E4">
              <w:rPr>
                <w:rFonts w:asciiTheme="minorHAnsi" w:hAnsiTheme="minorHAnsi"/>
              </w:rPr>
              <w:t xml:space="preserve"> – This is the workstation and machine master</w:t>
            </w:r>
          </w:p>
        </w:tc>
        <w:tc>
          <w:tcPr>
            <w:tcW w:w="509" w:type="dxa"/>
          </w:tcPr>
          <w:p w14:paraId="6B3589BF" w14:textId="77777777" w:rsidR="00CB51A9" w:rsidRPr="00E818E4" w:rsidRDefault="00CB51A9" w:rsidP="00CB51A9">
            <w:pPr>
              <w:rPr>
                <w:rFonts w:asciiTheme="minorHAnsi" w:hAnsiTheme="minorHAnsi"/>
              </w:rPr>
            </w:pPr>
          </w:p>
        </w:tc>
      </w:tr>
      <w:tr w:rsidR="00CB51A9" w:rsidRPr="00E818E4" w14:paraId="1C2629E0" w14:textId="77777777" w:rsidTr="003F3A81">
        <w:tc>
          <w:tcPr>
            <w:tcW w:w="2101" w:type="dxa"/>
          </w:tcPr>
          <w:p w14:paraId="3B8D9549" w14:textId="77777777" w:rsidR="00CB51A9" w:rsidRPr="00E818E4" w:rsidRDefault="00CB51A9" w:rsidP="00CB51A9">
            <w:pPr>
              <w:rPr>
                <w:rFonts w:asciiTheme="minorHAnsi" w:hAnsiTheme="minorHAnsi"/>
              </w:rPr>
            </w:pPr>
          </w:p>
        </w:tc>
        <w:tc>
          <w:tcPr>
            <w:tcW w:w="3276" w:type="dxa"/>
          </w:tcPr>
          <w:p w14:paraId="41A4ED62" w14:textId="77777777" w:rsidR="00CB51A9" w:rsidRPr="00E818E4" w:rsidRDefault="00CB51A9" w:rsidP="00CB51A9">
            <w:pPr>
              <w:rPr>
                <w:rFonts w:asciiTheme="minorHAnsi" w:hAnsiTheme="minorHAnsi"/>
              </w:rPr>
            </w:pPr>
          </w:p>
        </w:tc>
        <w:tc>
          <w:tcPr>
            <w:tcW w:w="3124" w:type="dxa"/>
          </w:tcPr>
          <w:p w14:paraId="6F339699" w14:textId="77777777" w:rsidR="00CB51A9" w:rsidRPr="00E818E4" w:rsidRDefault="00CB51A9" w:rsidP="00CB51A9">
            <w:pPr>
              <w:rPr>
                <w:rFonts w:asciiTheme="minorHAnsi" w:hAnsiTheme="minorHAnsi"/>
              </w:rPr>
            </w:pPr>
          </w:p>
        </w:tc>
        <w:tc>
          <w:tcPr>
            <w:tcW w:w="509" w:type="dxa"/>
          </w:tcPr>
          <w:p w14:paraId="29256F28" w14:textId="77777777" w:rsidR="00CB51A9" w:rsidRPr="00E818E4" w:rsidRDefault="00CB51A9" w:rsidP="00CB51A9">
            <w:pPr>
              <w:rPr>
                <w:rFonts w:asciiTheme="minorHAnsi" w:hAnsiTheme="minorHAnsi"/>
              </w:rPr>
            </w:pPr>
          </w:p>
        </w:tc>
      </w:tr>
      <w:tr w:rsidR="00CB51A9" w:rsidRPr="00E818E4" w14:paraId="5F5E415D" w14:textId="77777777" w:rsidTr="003F3A81">
        <w:tc>
          <w:tcPr>
            <w:tcW w:w="2101" w:type="dxa"/>
          </w:tcPr>
          <w:p w14:paraId="7958A3BA" w14:textId="77777777" w:rsidR="00CB51A9" w:rsidRPr="00E818E4" w:rsidRDefault="00CB51A9" w:rsidP="00CB51A9">
            <w:pPr>
              <w:rPr>
                <w:rFonts w:asciiTheme="minorHAnsi" w:hAnsiTheme="minorHAnsi"/>
              </w:rPr>
            </w:pPr>
            <w:r w:rsidRPr="00E818E4">
              <w:rPr>
                <w:rFonts w:asciiTheme="minorHAnsi" w:hAnsiTheme="minorHAnsi"/>
              </w:rPr>
              <w:t>.</w:t>
            </w:r>
            <w:proofErr w:type="spellStart"/>
            <w:r w:rsidRPr="00E818E4">
              <w:rPr>
                <w:rFonts w:asciiTheme="minorHAnsi" w:hAnsiTheme="minorHAnsi"/>
              </w:rPr>
              <w:t>venv</w:t>
            </w:r>
            <w:proofErr w:type="spellEnd"/>
          </w:p>
        </w:tc>
        <w:tc>
          <w:tcPr>
            <w:tcW w:w="6400" w:type="dxa"/>
            <w:gridSpan w:val="2"/>
          </w:tcPr>
          <w:p w14:paraId="588E06D0" w14:textId="77777777" w:rsidR="00CB51A9" w:rsidRPr="00E818E4" w:rsidRDefault="00CB51A9" w:rsidP="00CB51A9">
            <w:pPr>
              <w:keepNext/>
              <w:keepLines/>
              <w:rPr>
                <w:rFonts w:asciiTheme="minorHAnsi" w:hAnsiTheme="minorHAnsi"/>
              </w:rPr>
            </w:pPr>
            <w:r w:rsidRPr="00E818E4">
              <w:rPr>
                <w:rFonts w:asciiTheme="minorHAnsi" w:hAnsiTheme="minorHAnsi"/>
              </w:rPr>
              <w:t>This is python’s virtual environment</w:t>
            </w:r>
          </w:p>
        </w:tc>
        <w:tc>
          <w:tcPr>
            <w:tcW w:w="509" w:type="dxa"/>
          </w:tcPr>
          <w:p w14:paraId="5BA8374C" w14:textId="77777777" w:rsidR="00CB51A9" w:rsidRPr="00E818E4" w:rsidRDefault="00CB51A9" w:rsidP="00CB51A9">
            <w:pPr>
              <w:rPr>
                <w:rFonts w:asciiTheme="minorHAnsi" w:hAnsiTheme="minorHAnsi"/>
              </w:rPr>
            </w:pPr>
          </w:p>
        </w:tc>
      </w:tr>
      <w:tr w:rsidR="00CB51A9" w:rsidRPr="00E818E4" w14:paraId="62734E2F" w14:textId="77777777" w:rsidTr="003F3A81">
        <w:tc>
          <w:tcPr>
            <w:tcW w:w="2101" w:type="dxa"/>
          </w:tcPr>
          <w:p w14:paraId="255AB3D2" w14:textId="77777777" w:rsidR="00CB51A9" w:rsidRPr="00E818E4" w:rsidRDefault="00CB51A9" w:rsidP="00CB51A9">
            <w:pPr>
              <w:rPr>
                <w:rFonts w:asciiTheme="minorHAnsi" w:hAnsiTheme="minorHAnsi"/>
              </w:rPr>
            </w:pPr>
          </w:p>
        </w:tc>
        <w:tc>
          <w:tcPr>
            <w:tcW w:w="3276" w:type="dxa"/>
          </w:tcPr>
          <w:p w14:paraId="23B15216" w14:textId="77777777" w:rsidR="00CB51A9" w:rsidRPr="00E818E4" w:rsidRDefault="00CB51A9" w:rsidP="00CB51A9">
            <w:pPr>
              <w:rPr>
                <w:rFonts w:asciiTheme="minorHAnsi" w:hAnsiTheme="minorHAnsi"/>
              </w:rPr>
            </w:pPr>
          </w:p>
        </w:tc>
        <w:tc>
          <w:tcPr>
            <w:tcW w:w="3124" w:type="dxa"/>
          </w:tcPr>
          <w:p w14:paraId="64A6E4D1" w14:textId="77777777" w:rsidR="00CB51A9" w:rsidRPr="00E818E4" w:rsidRDefault="00CB51A9" w:rsidP="00CB51A9">
            <w:pPr>
              <w:rPr>
                <w:rFonts w:asciiTheme="minorHAnsi" w:hAnsiTheme="minorHAnsi"/>
              </w:rPr>
            </w:pPr>
          </w:p>
        </w:tc>
        <w:tc>
          <w:tcPr>
            <w:tcW w:w="509" w:type="dxa"/>
          </w:tcPr>
          <w:p w14:paraId="71A5030F" w14:textId="77777777" w:rsidR="00CB51A9" w:rsidRPr="00E818E4" w:rsidRDefault="00CB51A9" w:rsidP="00CB51A9">
            <w:pPr>
              <w:rPr>
                <w:rFonts w:asciiTheme="minorHAnsi" w:hAnsiTheme="minorHAnsi"/>
              </w:rPr>
            </w:pPr>
          </w:p>
        </w:tc>
      </w:tr>
      <w:tr w:rsidR="00CB51A9" w:rsidRPr="00E818E4" w14:paraId="7CDE0FA0" w14:textId="77777777" w:rsidTr="003F3A81">
        <w:tc>
          <w:tcPr>
            <w:tcW w:w="2101" w:type="dxa"/>
          </w:tcPr>
          <w:p w14:paraId="69631061" w14:textId="1070C5FC" w:rsidR="00CB51A9" w:rsidRPr="00E818E4" w:rsidRDefault="00CB51A9" w:rsidP="00CB51A9">
            <w:pPr>
              <w:rPr>
                <w:rFonts w:asciiTheme="minorHAnsi" w:hAnsiTheme="minorHAnsi"/>
              </w:rPr>
            </w:pPr>
            <w:r w:rsidRPr="00E818E4">
              <w:rPr>
                <w:rFonts w:asciiTheme="minorHAnsi" w:hAnsiTheme="minorHAnsi"/>
              </w:rPr>
              <w:t>ROOT Folder</w:t>
            </w:r>
          </w:p>
        </w:tc>
        <w:tc>
          <w:tcPr>
            <w:tcW w:w="6400" w:type="dxa"/>
            <w:gridSpan w:val="2"/>
          </w:tcPr>
          <w:p w14:paraId="06DEA1FD" w14:textId="0863FF3E" w:rsidR="00CB51A9" w:rsidRPr="00E818E4" w:rsidRDefault="00CB51A9" w:rsidP="00CB51A9">
            <w:pPr>
              <w:keepNext/>
              <w:keepLines/>
              <w:rPr>
                <w:rFonts w:asciiTheme="minorHAnsi" w:hAnsiTheme="minorHAnsi"/>
              </w:rPr>
            </w:pPr>
            <w:r w:rsidRPr="00E818E4">
              <w:rPr>
                <w:rFonts w:asciiTheme="minorHAnsi" w:hAnsiTheme="minorHAnsi"/>
              </w:rPr>
              <w:t xml:space="preserve">Contains 2 PYTHON specific files – </w:t>
            </w:r>
          </w:p>
          <w:p w14:paraId="781783B7" w14:textId="77777777" w:rsidR="00CB51A9" w:rsidRPr="00E818E4" w:rsidRDefault="00CB51A9" w:rsidP="00CB51A9">
            <w:pPr>
              <w:keepNext/>
              <w:keepLines/>
              <w:ind w:left="720"/>
              <w:rPr>
                <w:rFonts w:asciiTheme="minorHAnsi" w:hAnsiTheme="minorHAnsi"/>
              </w:rPr>
            </w:pPr>
            <w:r w:rsidRPr="00E818E4">
              <w:rPr>
                <w:rFonts w:asciiTheme="minorHAnsi" w:hAnsiTheme="minorHAnsi"/>
              </w:rPr>
              <w:t>.</w:t>
            </w:r>
            <w:proofErr w:type="spellStart"/>
            <w:r w:rsidRPr="00E818E4">
              <w:rPr>
                <w:rFonts w:asciiTheme="minorHAnsi" w:hAnsiTheme="minorHAnsi"/>
              </w:rPr>
              <w:t>gitignore</w:t>
            </w:r>
            <w:proofErr w:type="spellEnd"/>
          </w:p>
          <w:p w14:paraId="187839E6" w14:textId="349AB529" w:rsidR="00CB51A9" w:rsidRPr="00E818E4" w:rsidRDefault="00CB51A9" w:rsidP="00CB51A9">
            <w:pPr>
              <w:keepNext/>
              <w:keepLines/>
              <w:ind w:left="720"/>
              <w:rPr>
                <w:rFonts w:asciiTheme="minorHAnsi" w:hAnsiTheme="minorHAnsi"/>
              </w:rPr>
            </w:pPr>
            <w:r w:rsidRPr="00E818E4">
              <w:rPr>
                <w:rFonts w:asciiTheme="minorHAnsi" w:hAnsiTheme="minorHAnsi"/>
              </w:rPr>
              <w:t>Requirements.txt</w:t>
            </w:r>
          </w:p>
        </w:tc>
        <w:tc>
          <w:tcPr>
            <w:tcW w:w="509" w:type="dxa"/>
          </w:tcPr>
          <w:p w14:paraId="5751EC2B" w14:textId="77777777" w:rsidR="00CB51A9" w:rsidRPr="00E818E4" w:rsidRDefault="00CB51A9" w:rsidP="00CB51A9">
            <w:pPr>
              <w:rPr>
                <w:rFonts w:asciiTheme="minorHAnsi" w:hAnsiTheme="minorHAnsi"/>
              </w:rPr>
            </w:pPr>
          </w:p>
        </w:tc>
      </w:tr>
      <w:tr w:rsidR="00CB51A9" w:rsidRPr="00E818E4" w14:paraId="0E17080F" w14:textId="77777777" w:rsidTr="003F3A81">
        <w:tc>
          <w:tcPr>
            <w:tcW w:w="2101" w:type="dxa"/>
          </w:tcPr>
          <w:p w14:paraId="1D8CC32E" w14:textId="77777777" w:rsidR="00CB51A9" w:rsidRPr="00E818E4" w:rsidRDefault="00CB51A9" w:rsidP="00CB51A9">
            <w:pPr>
              <w:rPr>
                <w:rFonts w:asciiTheme="minorHAnsi" w:hAnsiTheme="minorHAnsi"/>
              </w:rPr>
            </w:pPr>
          </w:p>
        </w:tc>
        <w:tc>
          <w:tcPr>
            <w:tcW w:w="3276" w:type="dxa"/>
          </w:tcPr>
          <w:p w14:paraId="3C287B2D" w14:textId="77777777" w:rsidR="00CB51A9" w:rsidRPr="00E818E4" w:rsidRDefault="00CB51A9" w:rsidP="00CB51A9">
            <w:pPr>
              <w:rPr>
                <w:rFonts w:asciiTheme="minorHAnsi" w:hAnsiTheme="minorHAnsi"/>
              </w:rPr>
            </w:pPr>
          </w:p>
        </w:tc>
        <w:tc>
          <w:tcPr>
            <w:tcW w:w="3124" w:type="dxa"/>
          </w:tcPr>
          <w:p w14:paraId="780A416A" w14:textId="77777777" w:rsidR="00CB51A9" w:rsidRPr="00E818E4" w:rsidRDefault="00CB51A9" w:rsidP="00CB51A9">
            <w:pPr>
              <w:rPr>
                <w:rFonts w:asciiTheme="minorHAnsi" w:hAnsiTheme="minorHAnsi"/>
              </w:rPr>
            </w:pPr>
          </w:p>
        </w:tc>
        <w:tc>
          <w:tcPr>
            <w:tcW w:w="509" w:type="dxa"/>
          </w:tcPr>
          <w:p w14:paraId="3C7C7811" w14:textId="77777777" w:rsidR="00CB51A9" w:rsidRPr="00E818E4" w:rsidRDefault="00CB51A9" w:rsidP="00CB51A9">
            <w:pPr>
              <w:rPr>
                <w:rFonts w:asciiTheme="minorHAnsi" w:hAnsiTheme="minorHAnsi"/>
              </w:rPr>
            </w:pPr>
          </w:p>
        </w:tc>
      </w:tr>
      <w:tr w:rsidR="00CB51A9" w:rsidRPr="00E818E4" w14:paraId="6851A37A" w14:textId="77777777" w:rsidTr="003F3A81">
        <w:tc>
          <w:tcPr>
            <w:tcW w:w="2101" w:type="dxa"/>
          </w:tcPr>
          <w:p w14:paraId="2A6FDD4D" w14:textId="51DFA422" w:rsidR="00CB51A9" w:rsidRPr="00E818E4" w:rsidRDefault="00CB51A9" w:rsidP="00CB51A9">
            <w:pPr>
              <w:rPr>
                <w:rFonts w:asciiTheme="minorHAnsi" w:hAnsiTheme="minorHAnsi"/>
              </w:rPr>
            </w:pPr>
            <w:r w:rsidRPr="00E818E4">
              <w:rPr>
                <w:rFonts w:asciiTheme="minorHAnsi" w:hAnsiTheme="minorHAnsi"/>
              </w:rPr>
              <w:t>All Other Folders</w:t>
            </w:r>
          </w:p>
        </w:tc>
        <w:tc>
          <w:tcPr>
            <w:tcW w:w="6400" w:type="dxa"/>
            <w:gridSpan w:val="2"/>
          </w:tcPr>
          <w:p w14:paraId="4ADC45FE" w14:textId="77777777" w:rsidR="00CB51A9" w:rsidRPr="00E818E4" w:rsidRDefault="00CB51A9" w:rsidP="00CB51A9">
            <w:pPr>
              <w:keepNext/>
              <w:keepLines/>
              <w:rPr>
                <w:rFonts w:asciiTheme="minorHAnsi" w:hAnsiTheme="minorHAnsi"/>
              </w:rPr>
            </w:pPr>
            <w:r w:rsidRPr="00E818E4">
              <w:rPr>
                <w:rFonts w:asciiTheme="minorHAnsi" w:hAnsiTheme="minorHAnsi"/>
              </w:rPr>
              <w:t>They appear for historic reason during initial experiments and test cases. Can be SAFELY IGNORED or DELETED</w:t>
            </w:r>
          </w:p>
          <w:p w14:paraId="2089A672" w14:textId="1967E993" w:rsidR="00CB51A9" w:rsidRPr="00E818E4" w:rsidRDefault="00CB51A9" w:rsidP="00CB51A9">
            <w:pPr>
              <w:keepNext/>
              <w:keepLines/>
              <w:rPr>
                <w:rFonts w:asciiTheme="minorHAnsi" w:hAnsiTheme="minorHAnsi"/>
              </w:rPr>
            </w:pPr>
            <w:r w:rsidRPr="00E818E4">
              <w:rPr>
                <w:rFonts w:asciiTheme="minorHAnsi" w:hAnsiTheme="minorHAnsi"/>
              </w:rPr>
              <w:t xml:space="preserve">Example: </w:t>
            </w:r>
            <w:r w:rsidR="00AE2780">
              <w:rPr>
                <w:rFonts w:asciiTheme="minorHAnsi" w:hAnsiTheme="minorHAnsi"/>
              </w:rPr>
              <w:t>“</w:t>
            </w:r>
            <w:proofErr w:type="spellStart"/>
            <w:r w:rsidRPr="00E818E4">
              <w:rPr>
                <w:rFonts w:asciiTheme="minorHAnsi" w:hAnsiTheme="minorHAnsi"/>
              </w:rPr>
              <w:t>code_archive</w:t>
            </w:r>
            <w:proofErr w:type="spellEnd"/>
            <w:r w:rsidR="00AE2780">
              <w:rPr>
                <w:rFonts w:asciiTheme="minorHAnsi" w:hAnsiTheme="minorHAnsi"/>
              </w:rPr>
              <w:t>”</w:t>
            </w:r>
            <w:r w:rsidRPr="00E818E4">
              <w:rPr>
                <w:rFonts w:asciiTheme="minorHAnsi" w:hAnsiTheme="minorHAnsi"/>
              </w:rPr>
              <w:t xml:space="preserve"> or </w:t>
            </w:r>
            <w:r w:rsidR="00AE2780">
              <w:rPr>
                <w:rFonts w:asciiTheme="minorHAnsi" w:hAnsiTheme="minorHAnsi"/>
              </w:rPr>
              <w:t>“</w:t>
            </w:r>
            <w:r w:rsidRPr="00E818E4">
              <w:rPr>
                <w:rFonts w:asciiTheme="minorHAnsi" w:hAnsiTheme="minorHAnsi"/>
              </w:rPr>
              <w:t>.</w:t>
            </w:r>
            <w:proofErr w:type="spellStart"/>
            <w:r w:rsidRPr="00E818E4">
              <w:rPr>
                <w:rFonts w:asciiTheme="minorHAnsi" w:hAnsiTheme="minorHAnsi"/>
              </w:rPr>
              <w:t>vscode</w:t>
            </w:r>
            <w:proofErr w:type="spellEnd"/>
            <w:r w:rsidR="00AE2780">
              <w:rPr>
                <w:rFonts w:asciiTheme="minorHAnsi" w:hAnsiTheme="minorHAnsi"/>
              </w:rPr>
              <w:t>”</w:t>
            </w:r>
            <w:r w:rsidRPr="00E818E4">
              <w:rPr>
                <w:rFonts w:asciiTheme="minorHAnsi" w:hAnsiTheme="minorHAnsi"/>
              </w:rPr>
              <w:t xml:space="preserve"> or </w:t>
            </w:r>
            <w:r w:rsidR="00AE2780">
              <w:rPr>
                <w:rFonts w:asciiTheme="minorHAnsi" w:hAnsiTheme="minorHAnsi"/>
              </w:rPr>
              <w:t>“</w:t>
            </w:r>
            <w:r w:rsidRPr="00E818E4">
              <w:rPr>
                <w:rFonts w:asciiTheme="minorHAnsi" w:hAnsiTheme="minorHAnsi"/>
              </w:rPr>
              <w:t>Logs</w:t>
            </w:r>
            <w:r w:rsidR="00AE2780">
              <w:rPr>
                <w:rFonts w:asciiTheme="minorHAnsi" w:hAnsiTheme="minorHAnsi"/>
              </w:rPr>
              <w:t>”</w:t>
            </w:r>
            <w:r w:rsidRPr="00E818E4">
              <w:rPr>
                <w:rFonts w:asciiTheme="minorHAnsi" w:hAnsiTheme="minorHAnsi"/>
              </w:rPr>
              <w:t xml:space="preserve"> etc</w:t>
            </w:r>
          </w:p>
        </w:tc>
        <w:tc>
          <w:tcPr>
            <w:tcW w:w="509" w:type="dxa"/>
          </w:tcPr>
          <w:p w14:paraId="5BC3243A" w14:textId="77777777" w:rsidR="00CB51A9" w:rsidRPr="00E818E4" w:rsidRDefault="00CB51A9" w:rsidP="00CB51A9">
            <w:pPr>
              <w:rPr>
                <w:rFonts w:asciiTheme="minorHAnsi" w:hAnsiTheme="minorHAnsi"/>
              </w:rPr>
            </w:pPr>
          </w:p>
        </w:tc>
      </w:tr>
    </w:tbl>
    <w:p w14:paraId="6133A60B" w14:textId="0432DA85" w:rsidR="009A75CF" w:rsidRPr="00E818E4" w:rsidRDefault="009A75CF" w:rsidP="00CD25DF">
      <w:pPr>
        <w:rPr>
          <w:rFonts w:asciiTheme="minorHAnsi" w:hAnsiTheme="minorHAnsi"/>
        </w:rPr>
      </w:pPr>
    </w:p>
    <w:p w14:paraId="2DF5D465" w14:textId="77777777" w:rsidR="009A75CF" w:rsidRPr="00E818E4" w:rsidRDefault="009A75CF">
      <w:pPr>
        <w:rPr>
          <w:rFonts w:asciiTheme="minorHAnsi" w:hAnsiTheme="minorHAnsi"/>
        </w:rPr>
      </w:pPr>
      <w:r w:rsidRPr="00E818E4">
        <w:rPr>
          <w:rFonts w:asciiTheme="minorHAnsi" w:hAnsiTheme="minorHAnsi"/>
        </w:rPr>
        <w:br w:type="page"/>
      </w:r>
    </w:p>
    <w:p w14:paraId="4AE1E362" w14:textId="3C5AA29F" w:rsidR="009A75CF" w:rsidRPr="00E818E4" w:rsidRDefault="009A75CF" w:rsidP="009A75CF">
      <w:pPr>
        <w:pStyle w:val="Heading1"/>
        <w:rPr>
          <w:rFonts w:asciiTheme="minorHAnsi" w:hAnsiTheme="minorHAnsi"/>
          <w:lang w:val="en-US"/>
        </w:rPr>
      </w:pPr>
      <w:r w:rsidRPr="00E818E4">
        <w:rPr>
          <w:rFonts w:asciiTheme="minorHAnsi" w:hAnsiTheme="minorHAnsi"/>
          <w:lang w:val="en-US"/>
        </w:rPr>
        <w:lastRenderedPageBreak/>
        <w:t>Ajanta DHJ</w:t>
      </w:r>
      <w:r w:rsidR="00C51868">
        <w:rPr>
          <w:rFonts w:asciiTheme="minorHAnsi" w:hAnsiTheme="minorHAnsi"/>
          <w:lang w:val="en-US"/>
        </w:rPr>
        <w:t xml:space="preserve"> (New Experiment with DDQ and reverse)</w:t>
      </w:r>
    </w:p>
    <w:p w14:paraId="56DD0563" w14:textId="77777777" w:rsidR="009A75CF" w:rsidRPr="00E818E4" w:rsidRDefault="009A75CF" w:rsidP="009A75CF">
      <w:pPr>
        <w:rPr>
          <w:rFonts w:asciiTheme="minorHAnsi" w:hAnsiTheme="minorHAnsi"/>
          <w:lang w:val="en-US"/>
        </w:rPr>
      </w:pPr>
      <w:r w:rsidRPr="00E818E4">
        <w:rPr>
          <w:rFonts w:asciiTheme="minorHAnsi" w:hAnsiTheme="minorHAnsi"/>
          <w:lang w:val="en-US"/>
        </w:rPr>
        <w:t>Masters:</w:t>
      </w:r>
    </w:p>
    <w:p w14:paraId="7824782F" w14:textId="191869A9" w:rsidR="009A75CF" w:rsidRPr="00E818E4" w:rsidRDefault="009A75CF" w:rsidP="009A75CF">
      <w:pPr>
        <w:pStyle w:val="ListParagraph"/>
        <w:numPr>
          <w:ilvl w:val="0"/>
          <w:numId w:val="14"/>
        </w:numPr>
        <w:rPr>
          <w:lang w:val="en-US"/>
        </w:rPr>
      </w:pPr>
      <w:hyperlink w:anchor="CapacityCalendar" w:history="1">
        <w:r w:rsidRPr="0037736B">
          <w:rPr>
            <w:rStyle w:val="Hyperlink"/>
            <w:lang w:val="en-US"/>
          </w:rPr>
          <w:t>Capacity &amp; CO Times</w:t>
        </w:r>
      </w:hyperlink>
      <w:r w:rsidRPr="00E818E4">
        <w:rPr>
          <w:lang w:val="en-US"/>
        </w:rPr>
        <w:t xml:space="preserve"> (DHJ-CapacityCalendar.XLSX): This shows the machine wise capacity and change over times. There are some machines that are marked as </w:t>
      </w:r>
      <w:proofErr w:type="spellStart"/>
      <w:r w:rsidRPr="00E818E4">
        <w:rPr>
          <w:lang w:val="en-US"/>
        </w:rPr>
        <w:t>TimeBuffer</w:t>
      </w:r>
      <w:proofErr w:type="spellEnd"/>
      <w:r w:rsidRPr="00E818E4">
        <w:rPr>
          <w:lang w:val="en-US"/>
        </w:rPr>
        <w:t>. They do not need schedule. Just need to create gap between previous and next operation</w:t>
      </w:r>
    </w:p>
    <w:p w14:paraId="2A239F62" w14:textId="77777777" w:rsidR="009A75CF" w:rsidRPr="00E818E4" w:rsidRDefault="009A75CF" w:rsidP="009A75CF">
      <w:pPr>
        <w:pStyle w:val="ListParagraph"/>
        <w:numPr>
          <w:ilvl w:val="0"/>
          <w:numId w:val="14"/>
        </w:numPr>
        <w:rPr>
          <w:lang w:val="en-US"/>
        </w:rPr>
      </w:pPr>
      <w:r w:rsidRPr="00E818E4">
        <w:rPr>
          <w:lang w:val="en-US"/>
        </w:rPr>
        <w:t>Parent-Child Mapping (DHJ-CapacityCalendar.XLSX): This shows the batches feeding to another batch (like common blend into SFG)</w:t>
      </w:r>
    </w:p>
    <w:p w14:paraId="33A63344" w14:textId="77777777" w:rsidR="009A75CF" w:rsidRPr="00E818E4" w:rsidRDefault="009A75CF" w:rsidP="009A75CF">
      <w:pPr>
        <w:pStyle w:val="ListParagraph"/>
        <w:numPr>
          <w:ilvl w:val="0"/>
          <w:numId w:val="14"/>
        </w:numPr>
        <w:rPr>
          <w:lang w:val="en-US"/>
        </w:rPr>
      </w:pPr>
      <w:r w:rsidRPr="00E818E4">
        <w:rPr>
          <w:lang w:val="en-US"/>
        </w:rPr>
        <w:t xml:space="preserve">Modified Route with QC.XLSX: The route master given to </w:t>
      </w:r>
      <w:proofErr w:type="spellStart"/>
      <w:r w:rsidRPr="00E818E4">
        <w:rPr>
          <w:lang w:val="en-US"/>
        </w:rPr>
        <w:t>VFlow</w:t>
      </w:r>
      <w:proofErr w:type="spellEnd"/>
      <w:r w:rsidRPr="00E818E4">
        <w:rPr>
          <w:lang w:val="en-US"/>
        </w:rPr>
        <w:t xml:space="preserve"> do not contain QC operations (time buffers). These routes are mentioned in this file. Overwrite the routes in the original route master</w:t>
      </w:r>
    </w:p>
    <w:p w14:paraId="0A09882E" w14:textId="77777777" w:rsidR="009A75CF" w:rsidRPr="00E818E4" w:rsidRDefault="009A75CF" w:rsidP="009A75CF">
      <w:pPr>
        <w:pStyle w:val="ListParagraph"/>
        <w:numPr>
          <w:ilvl w:val="0"/>
          <w:numId w:val="14"/>
        </w:numPr>
        <w:rPr>
          <w:lang w:val="en-US"/>
        </w:rPr>
      </w:pPr>
      <w:r w:rsidRPr="00E818E4">
        <w:rPr>
          <w:lang w:val="en-US"/>
        </w:rPr>
        <w:t>Trailing Department.XLSX: This is the mapping between trailing dept in the daily input file and the state in scheduler</w:t>
      </w:r>
    </w:p>
    <w:p w14:paraId="2ABA0356" w14:textId="5F384850" w:rsidR="009A75CF" w:rsidRPr="00E818E4" w:rsidRDefault="009A75CF" w:rsidP="009A75CF">
      <w:pPr>
        <w:pStyle w:val="ListParagraph"/>
        <w:numPr>
          <w:ilvl w:val="0"/>
          <w:numId w:val="14"/>
        </w:numPr>
        <w:rPr>
          <w:lang w:val="en-US"/>
        </w:rPr>
      </w:pPr>
      <w:r w:rsidRPr="00E818E4">
        <w:rPr>
          <w:lang w:val="en-US"/>
        </w:rPr>
        <w:t xml:space="preserve">DHJ Product Route (Unreleased Batch </w:t>
      </w:r>
      <w:proofErr w:type="gramStart"/>
      <w:r w:rsidRPr="00E818E4">
        <w:rPr>
          <w:lang w:val="en-US"/>
        </w:rPr>
        <w:t>Status.xlsx</w:t>
      </w:r>
      <w:ins w:id="10" w:author="Riddhi Soman" w:date="2025-08-05T19:53:00Z" w16du:dateUtc="2025-08-05T14:23:00Z">
        <w:r w:rsidR="00467088">
          <w:rPr>
            <w:lang w:val="en-US"/>
          </w:rPr>
          <w:t>(</w:t>
        </w:r>
        <w:proofErr w:type="gramEnd"/>
        <w:r w:rsidR="00467088">
          <w:rPr>
            <w:lang w:val="en-US"/>
          </w:rPr>
          <w:t>from SAP)</w:t>
        </w:r>
      </w:ins>
      <w:r w:rsidRPr="00E818E4">
        <w:rPr>
          <w:lang w:val="en-US"/>
        </w:rPr>
        <w:t xml:space="preserve"> – note the space in filename): This is the main route master that is available in </w:t>
      </w:r>
      <w:proofErr w:type="spellStart"/>
      <w:r w:rsidRPr="00E818E4">
        <w:rPr>
          <w:lang w:val="en-US"/>
        </w:rPr>
        <w:t>SAPInput</w:t>
      </w:r>
      <w:proofErr w:type="spellEnd"/>
      <w:r w:rsidRPr="00E818E4">
        <w:rPr>
          <w:lang w:val="en-US"/>
        </w:rPr>
        <w:t xml:space="preserve"> given to </w:t>
      </w:r>
      <w:proofErr w:type="spellStart"/>
      <w:r w:rsidRPr="00E818E4">
        <w:rPr>
          <w:lang w:val="en-US"/>
        </w:rPr>
        <w:t>VFlow</w:t>
      </w:r>
      <w:proofErr w:type="spellEnd"/>
      <w:r w:rsidRPr="00E818E4">
        <w:rPr>
          <w:lang w:val="en-US"/>
        </w:rPr>
        <w:t xml:space="preserve">. </w:t>
      </w:r>
      <w:r w:rsidR="009C2747">
        <w:rPr>
          <w:lang w:val="en-US"/>
        </w:rPr>
        <w:br/>
        <w:t xml:space="preserve">As this file contains other data, the location of this file is NOT in </w:t>
      </w:r>
      <w:r w:rsidR="00621F47">
        <w:rPr>
          <w:lang w:val="en-US"/>
        </w:rPr>
        <w:t>MASTER</w:t>
      </w:r>
      <w:r w:rsidR="009C2747">
        <w:rPr>
          <w:lang w:val="en-US"/>
        </w:rPr>
        <w:t xml:space="preserve"> but in INPUT</w:t>
      </w:r>
    </w:p>
    <w:p w14:paraId="3D1EBDAE" w14:textId="254A0AB6" w:rsidR="009A75CF" w:rsidRPr="00E818E4" w:rsidRDefault="009A75CF" w:rsidP="009A75CF">
      <w:pPr>
        <w:pStyle w:val="ListParagraph"/>
        <w:numPr>
          <w:ilvl w:val="0"/>
          <w:numId w:val="14"/>
        </w:numPr>
        <w:rPr>
          <w:lang w:val="en-US"/>
        </w:rPr>
      </w:pPr>
      <w:r w:rsidRPr="00E818E4">
        <w:rPr>
          <w:lang w:val="en-US"/>
        </w:rPr>
        <w:t>Load Master (Load sheet in BPR Status.xlsx – shared manually): This shows the capacity to be used for DDQ. This file is updated occasionally</w:t>
      </w:r>
      <w:r w:rsidR="009C2747">
        <w:rPr>
          <w:lang w:val="en-US"/>
        </w:rPr>
        <w:t xml:space="preserve">. Current location is </w:t>
      </w:r>
      <w:r w:rsidR="00621F47">
        <w:rPr>
          <w:lang w:val="en-US"/>
        </w:rPr>
        <w:t>INPUT folder (can be moved to MASTER)</w:t>
      </w:r>
    </w:p>
    <w:p w14:paraId="6E09E50D" w14:textId="77777777" w:rsidR="009A75CF" w:rsidRPr="00E818E4" w:rsidRDefault="009A75CF" w:rsidP="009A75CF">
      <w:pPr>
        <w:rPr>
          <w:rFonts w:asciiTheme="minorHAnsi" w:hAnsiTheme="minorHAnsi"/>
          <w:lang w:val="en-US"/>
        </w:rPr>
      </w:pPr>
    </w:p>
    <w:p w14:paraId="0CA51B63" w14:textId="77777777" w:rsidR="009A75CF" w:rsidRPr="00E818E4" w:rsidRDefault="009A75CF" w:rsidP="009A75CF">
      <w:pPr>
        <w:rPr>
          <w:rFonts w:asciiTheme="minorHAnsi" w:hAnsiTheme="minorHAnsi"/>
          <w:lang w:val="en-US"/>
        </w:rPr>
      </w:pPr>
      <w:r w:rsidRPr="00E818E4">
        <w:rPr>
          <w:rFonts w:asciiTheme="minorHAnsi" w:hAnsiTheme="minorHAnsi"/>
          <w:lang w:val="en-US"/>
        </w:rPr>
        <w:t>Input:</w:t>
      </w:r>
    </w:p>
    <w:p w14:paraId="027E734C" w14:textId="1F4EEBF6" w:rsidR="009A75CF" w:rsidRPr="00A5564D" w:rsidRDefault="009A75CF" w:rsidP="00A5564D">
      <w:pPr>
        <w:pStyle w:val="ListParagraph"/>
        <w:numPr>
          <w:ilvl w:val="0"/>
          <w:numId w:val="14"/>
        </w:numPr>
        <w:rPr>
          <w:lang w:val="en-US"/>
        </w:rPr>
      </w:pPr>
      <w:r w:rsidRPr="00E818E4">
        <w:rPr>
          <w:lang w:val="en-US"/>
        </w:rPr>
        <w:t xml:space="preserve">Released orders - OverallBMReport.csv (from </w:t>
      </w:r>
      <w:proofErr w:type="spellStart"/>
      <w:r w:rsidRPr="00E818E4">
        <w:rPr>
          <w:lang w:val="en-US"/>
        </w:rPr>
        <w:t>VFlow</w:t>
      </w:r>
      <w:proofErr w:type="spellEnd"/>
      <w:r w:rsidRPr="00E818E4">
        <w:rPr>
          <w:lang w:val="en-US"/>
        </w:rPr>
        <w:t xml:space="preserve"> MTO DHJ output folder)</w:t>
      </w:r>
      <w:r w:rsidR="00A5564D">
        <w:rPr>
          <w:lang w:val="en-US"/>
        </w:rPr>
        <w:t xml:space="preserve"> -</w:t>
      </w:r>
      <w:r w:rsidRPr="00A5564D">
        <w:rPr>
          <w:lang w:val="en-US"/>
        </w:rPr>
        <w:t>These are released orders with trailing dept.</w:t>
      </w:r>
    </w:p>
    <w:p w14:paraId="4819CA01" w14:textId="4E2C6B53" w:rsidR="009A75CF" w:rsidRPr="00E818E4" w:rsidRDefault="009A75CF" w:rsidP="009A75CF">
      <w:pPr>
        <w:pStyle w:val="ListParagraph"/>
        <w:numPr>
          <w:ilvl w:val="0"/>
          <w:numId w:val="14"/>
        </w:numPr>
        <w:rPr>
          <w:lang w:val="en-US"/>
        </w:rPr>
      </w:pPr>
      <w:r w:rsidRPr="00E818E4">
        <w:rPr>
          <w:lang w:val="en-US"/>
        </w:rPr>
        <w:t>Unreleased orders - UnReleasedBatchStatus.xlsx (</w:t>
      </w:r>
      <w:r w:rsidR="00D83F25" w:rsidRPr="00E818E4">
        <w:rPr>
          <w:lang w:val="en-US"/>
        </w:rPr>
        <w:t xml:space="preserve">note filename </w:t>
      </w:r>
      <w:r w:rsidR="00D83F25">
        <w:rPr>
          <w:lang w:val="en-US"/>
        </w:rPr>
        <w:t xml:space="preserve">without spaces &amp; </w:t>
      </w:r>
      <w:r w:rsidRPr="00E818E4">
        <w:rPr>
          <w:lang w:val="en-US"/>
        </w:rPr>
        <w:t xml:space="preserve">from </w:t>
      </w:r>
      <w:proofErr w:type="spellStart"/>
      <w:r w:rsidRPr="00E818E4">
        <w:rPr>
          <w:lang w:val="en-US"/>
        </w:rPr>
        <w:t>VFlow</w:t>
      </w:r>
      <w:proofErr w:type="spellEnd"/>
      <w:r w:rsidRPr="00E818E4">
        <w:rPr>
          <w:lang w:val="en-US"/>
        </w:rPr>
        <w:t xml:space="preserve"> MTO DHJ output folder)</w:t>
      </w:r>
      <w:r w:rsidR="00A5564D">
        <w:rPr>
          <w:lang w:val="en-US"/>
        </w:rPr>
        <w:t xml:space="preserve"> - </w:t>
      </w:r>
      <w:r w:rsidRPr="00E818E4">
        <w:rPr>
          <w:lang w:val="en-US"/>
        </w:rPr>
        <w:t>These are orders yet to be released</w:t>
      </w:r>
    </w:p>
    <w:p w14:paraId="20676654" w14:textId="77777777" w:rsidR="009A75CF" w:rsidRPr="00E818E4" w:rsidRDefault="009A75CF" w:rsidP="009A75CF">
      <w:pPr>
        <w:rPr>
          <w:rFonts w:asciiTheme="minorHAnsi" w:hAnsiTheme="minorHAnsi"/>
          <w:lang w:val="en-US"/>
        </w:rPr>
      </w:pPr>
    </w:p>
    <w:p w14:paraId="14A68897" w14:textId="795ABF8D" w:rsidR="00252C76" w:rsidRPr="00E818E4" w:rsidRDefault="00252C76" w:rsidP="00252C76">
      <w:pPr>
        <w:pStyle w:val="Heading3"/>
      </w:pPr>
      <w:r w:rsidRPr="00E818E4">
        <w:rPr>
          <w:lang w:val="en-US"/>
        </w:rPr>
        <w:t>Path Configuration (</w:t>
      </w:r>
      <w:r w:rsidRPr="00E818E4">
        <w:t>DHJconfig.py)</w:t>
      </w:r>
    </w:p>
    <w:p w14:paraId="4D113959" w14:textId="096A6D38" w:rsidR="00252C76" w:rsidRPr="00E818E4" w:rsidRDefault="00252C76" w:rsidP="009A75CF">
      <w:pPr>
        <w:rPr>
          <w:rFonts w:asciiTheme="minorHAnsi" w:hAnsiTheme="minorHAnsi"/>
          <w:lang w:val="en-US"/>
        </w:rPr>
      </w:pPr>
      <w:r w:rsidRPr="00E818E4">
        <w:rPr>
          <w:rFonts w:asciiTheme="minorHAnsi" w:hAnsiTheme="minorHAnsi"/>
          <w:lang w:val="en-US"/>
        </w:rPr>
        <w:t xml:space="preserve">All the </w:t>
      </w:r>
      <w:r w:rsidR="0039173F">
        <w:rPr>
          <w:rFonts w:asciiTheme="minorHAnsi" w:hAnsiTheme="minorHAnsi"/>
          <w:lang w:val="en-US"/>
        </w:rPr>
        <w:t>PATHS</w:t>
      </w:r>
      <w:r w:rsidR="00A5564D">
        <w:rPr>
          <w:rFonts w:asciiTheme="minorHAnsi" w:hAnsiTheme="minorHAnsi"/>
          <w:lang w:val="en-US"/>
        </w:rPr>
        <w:t xml:space="preserve"> for </w:t>
      </w:r>
      <w:r w:rsidRPr="00E818E4">
        <w:rPr>
          <w:rFonts w:asciiTheme="minorHAnsi" w:hAnsiTheme="minorHAnsi"/>
          <w:lang w:val="en-US"/>
        </w:rPr>
        <w:t>file</w:t>
      </w:r>
      <w:r w:rsidR="0039173F">
        <w:rPr>
          <w:rFonts w:asciiTheme="minorHAnsi" w:hAnsiTheme="minorHAnsi"/>
          <w:lang w:val="en-US"/>
        </w:rPr>
        <w:t xml:space="preserve">s </w:t>
      </w:r>
      <w:r w:rsidRPr="00E818E4">
        <w:rPr>
          <w:rFonts w:asciiTheme="minorHAnsi" w:hAnsiTheme="minorHAnsi"/>
          <w:lang w:val="en-US"/>
        </w:rPr>
        <w:t xml:space="preserve">are defined here. </w:t>
      </w:r>
    </w:p>
    <w:p w14:paraId="70511AED" w14:textId="77777777" w:rsidR="00252C76" w:rsidRPr="00E818E4" w:rsidRDefault="00252C76" w:rsidP="009A75CF">
      <w:pPr>
        <w:rPr>
          <w:rFonts w:asciiTheme="minorHAnsi" w:hAnsiTheme="minorHAnsi"/>
          <w:lang w:val="en-US"/>
        </w:rPr>
      </w:pPr>
    </w:p>
    <w:p w14:paraId="39CD6674" w14:textId="77777777" w:rsidR="009A75CF" w:rsidRPr="00E818E4" w:rsidRDefault="009A75CF" w:rsidP="009A75CF">
      <w:pPr>
        <w:pStyle w:val="Heading3"/>
        <w:rPr>
          <w:lang w:val="en-US"/>
        </w:rPr>
      </w:pPr>
      <w:r w:rsidRPr="00E818E4">
        <w:rPr>
          <w:lang w:val="en-US"/>
        </w:rPr>
        <w:t>Input data processing (</w:t>
      </w:r>
      <w:r w:rsidRPr="00E818E4">
        <w:t>AjantaDHJProcessInput.py)</w:t>
      </w:r>
      <w:r w:rsidRPr="00E818E4">
        <w:rPr>
          <w:lang w:val="en-US"/>
        </w:rPr>
        <w:t>:</w:t>
      </w:r>
    </w:p>
    <w:p w14:paraId="17E043FD" w14:textId="75FFC74D" w:rsidR="009A75CF" w:rsidRPr="00E818E4" w:rsidRDefault="009A75CF" w:rsidP="009A75CF">
      <w:pPr>
        <w:rPr>
          <w:rFonts w:asciiTheme="minorHAnsi" w:hAnsiTheme="minorHAnsi"/>
          <w:lang w:val="en-US"/>
        </w:rPr>
      </w:pPr>
      <w:r w:rsidRPr="00E818E4">
        <w:rPr>
          <w:rFonts w:asciiTheme="minorHAnsi" w:hAnsiTheme="minorHAnsi"/>
          <w:lang w:val="en-US"/>
        </w:rPr>
        <w:t>Here we capture all inputs and generate JSON</w:t>
      </w:r>
      <w:r w:rsidR="001554C8">
        <w:rPr>
          <w:rFonts w:asciiTheme="minorHAnsi" w:hAnsiTheme="minorHAnsi"/>
          <w:lang w:val="en-US"/>
        </w:rPr>
        <w:t>/parquet</w:t>
      </w:r>
      <w:r w:rsidRPr="00E818E4">
        <w:rPr>
          <w:rFonts w:asciiTheme="minorHAnsi" w:hAnsiTheme="minorHAnsi"/>
          <w:lang w:val="en-US"/>
        </w:rPr>
        <w:t xml:space="preserve"> files for Scheduler</w:t>
      </w:r>
    </w:p>
    <w:p w14:paraId="119CFE34" w14:textId="77777777" w:rsidR="009A75CF" w:rsidRPr="00E818E4" w:rsidRDefault="009A75CF" w:rsidP="00A50190">
      <w:pPr>
        <w:pStyle w:val="ListParagraph"/>
        <w:numPr>
          <w:ilvl w:val="0"/>
          <w:numId w:val="15"/>
        </w:numPr>
        <w:ind w:left="284" w:hanging="284"/>
        <w:rPr>
          <w:lang w:val="en-US"/>
        </w:rPr>
      </w:pPr>
      <w:r w:rsidRPr="00E818E4">
        <w:rPr>
          <w:lang w:val="en-US"/>
        </w:rPr>
        <w:t>Get Machine / Workstation data: First 6 rows of Capacity &amp; CO times define machine and workstation details, and remaining rows is daily working capacity</w:t>
      </w:r>
      <w:r w:rsidRPr="00E818E4">
        <w:rPr>
          <w:lang w:val="en-US"/>
        </w:rPr>
        <w:br/>
        <w:t xml:space="preserve">Save the row 6 onwards as </w:t>
      </w:r>
      <w:proofErr w:type="spellStart"/>
      <w:r w:rsidRPr="00E818E4">
        <w:rPr>
          <w:lang w:val="en-US"/>
        </w:rPr>
        <w:t>dataframe</w:t>
      </w:r>
      <w:proofErr w:type="spellEnd"/>
      <w:r w:rsidRPr="00E818E4">
        <w:rPr>
          <w:lang w:val="en-US"/>
        </w:rPr>
        <w:t xml:space="preserve"> (parquet) to be used by scheduler for generating hourly slots</w:t>
      </w:r>
    </w:p>
    <w:p w14:paraId="4ED0DAB2" w14:textId="77777777" w:rsidR="009A75CF" w:rsidRPr="00E818E4" w:rsidRDefault="009A75CF" w:rsidP="00A50190">
      <w:pPr>
        <w:pStyle w:val="ListParagraph"/>
        <w:numPr>
          <w:ilvl w:val="0"/>
          <w:numId w:val="15"/>
        </w:numPr>
        <w:ind w:left="284" w:hanging="284"/>
        <w:rPr>
          <w:lang w:val="en-US"/>
        </w:rPr>
      </w:pPr>
      <w:r w:rsidRPr="00E818E4">
        <w:rPr>
          <w:lang w:val="en-US"/>
        </w:rPr>
        <w:t>Read unreleased orders &amp; Released orders:</w:t>
      </w:r>
    </w:p>
    <w:p w14:paraId="3D62B548" w14:textId="77777777" w:rsidR="009A75CF" w:rsidRPr="00E818E4" w:rsidRDefault="009A75CF" w:rsidP="00A50190">
      <w:pPr>
        <w:pStyle w:val="ListParagraph"/>
        <w:ind w:left="284"/>
        <w:rPr>
          <w:lang w:val="en-US"/>
        </w:rPr>
      </w:pPr>
      <w:r w:rsidRPr="00E818E4">
        <w:rPr>
          <w:lang w:val="en-US"/>
        </w:rPr>
        <w:t xml:space="preserve">Merge the two </w:t>
      </w:r>
      <w:proofErr w:type="spellStart"/>
      <w:r w:rsidRPr="00E818E4">
        <w:rPr>
          <w:lang w:val="en-US"/>
        </w:rPr>
        <w:t>dataframes</w:t>
      </w:r>
      <w:proofErr w:type="spellEnd"/>
      <w:r w:rsidRPr="00E818E4">
        <w:rPr>
          <w:lang w:val="en-US"/>
        </w:rPr>
        <w:t xml:space="preserve"> to give complete list of batches to be scheduled</w:t>
      </w:r>
    </w:p>
    <w:p w14:paraId="0ED16419" w14:textId="47FA8105" w:rsidR="009A75CF" w:rsidRPr="00E818E4" w:rsidRDefault="009A75CF" w:rsidP="00A50190">
      <w:pPr>
        <w:pStyle w:val="ListParagraph"/>
        <w:ind w:left="284"/>
        <w:rPr>
          <w:lang w:val="en-US"/>
        </w:rPr>
      </w:pPr>
      <w:r w:rsidRPr="00E818E4">
        <w:rPr>
          <w:lang w:val="en-US"/>
        </w:rPr>
        <w:t>Scheduler to schedule released orders first and then unreleased. There are two main buckets</w:t>
      </w:r>
      <w:r w:rsidR="00FD2855">
        <w:rPr>
          <w:lang w:val="en-US"/>
        </w:rPr>
        <w:t xml:space="preserve"> - </w:t>
      </w:r>
      <w:r w:rsidRPr="00E818E4">
        <w:rPr>
          <w:lang w:val="en-US"/>
        </w:rPr>
        <w:t xml:space="preserve">released and unreleased. </w:t>
      </w:r>
    </w:p>
    <w:p w14:paraId="11F9DDDD" w14:textId="3F74C6E4" w:rsidR="009A75CF" w:rsidRPr="00E818E4" w:rsidRDefault="009A75CF" w:rsidP="00A50190">
      <w:pPr>
        <w:pStyle w:val="ListParagraph"/>
        <w:numPr>
          <w:ilvl w:val="0"/>
          <w:numId w:val="15"/>
        </w:numPr>
        <w:ind w:left="284" w:hanging="284"/>
        <w:rPr>
          <w:lang w:val="en-US"/>
        </w:rPr>
      </w:pPr>
      <w:r w:rsidRPr="00E818E4">
        <w:rPr>
          <w:lang w:val="en-US"/>
        </w:rPr>
        <w:t>Read the main route master and QC modified route master</w:t>
      </w:r>
    </w:p>
    <w:p w14:paraId="39C12567" w14:textId="77777777" w:rsidR="009A75CF" w:rsidRPr="00E818E4" w:rsidRDefault="009A75CF" w:rsidP="00A50190">
      <w:pPr>
        <w:pStyle w:val="ListParagraph"/>
        <w:numPr>
          <w:ilvl w:val="1"/>
          <w:numId w:val="15"/>
        </w:numPr>
        <w:ind w:left="567" w:hanging="283"/>
        <w:rPr>
          <w:lang w:val="en-US"/>
        </w:rPr>
      </w:pPr>
      <w:r w:rsidRPr="00E818E4">
        <w:rPr>
          <w:lang w:val="en-US"/>
        </w:rPr>
        <w:t>Validate the files</w:t>
      </w:r>
    </w:p>
    <w:p w14:paraId="41C4AA26" w14:textId="77777777" w:rsidR="009A75CF" w:rsidRPr="00E818E4" w:rsidRDefault="009A75CF" w:rsidP="00A50190">
      <w:pPr>
        <w:pStyle w:val="ListParagraph"/>
        <w:numPr>
          <w:ilvl w:val="1"/>
          <w:numId w:val="15"/>
        </w:numPr>
        <w:ind w:left="567" w:hanging="283"/>
        <w:rPr>
          <w:lang w:val="en-US"/>
        </w:rPr>
      </w:pPr>
      <w:r w:rsidRPr="00E818E4">
        <w:rPr>
          <w:lang w:val="en-US"/>
        </w:rPr>
        <w:t>Overwrite the entries in main route master with QC values (if present)</w:t>
      </w:r>
    </w:p>
    <w:p w14:paraId="30C04374" w14:textId="77777777" w:rsidR="009A75CF" w:rsidRPr="00E818E4" w:rsidRDefault="009A75CF" w:rsidP="00A50190">
      <w:pPr>
        <w:pStyle w:val="ListParagraph"/>
        <w:numPr>
          <w:ilvl w:val="1"/>
          <w:numId w:val="15"/>
        </w:numPr>
        <w:ind w:left="567" w:hanging="283"/>
        <w:rPr>
          <w:lang w:val="en-US"/>
        </w:rPr>
      </w:pPr>
      <w:r w:rsidRPr="00E818E4">
        <w:rPr>
          <w:lang w:val="en-US"/>
        </w:rPr>
        <w:lastRenderedPageBreak/>
        <w:t>Remove If any duplicate entries</w:t>
      </w:r>
    </w:p>
    <w:p w14:paraId="5AE89633" w14:textId="041BB2CE" w:rsidR="009A75CF" w:rsidRPr="00E818E4" w:rsidRDefault="009A75CF" w:rsidP="00A50190">
      <w:pPr>
        <w:pStyle w:val="ListParagraph"/>
        <w:numPr>
          <w:ilvl w:val="1"/>
          <w:numId w:val="15"/>
        </w:numPr>
        <w:ind w:left="567" w:hanging="283"/>
        <w:rPr>
          <w:lang w:val="en-US"/>
        </w:rPr>
      </w:pPr>
      <w:r w:rsidRPr="00E818E4">
        <w:rPr>
          <w:lang w:val="en-US"/>
        </w:rPr>
        <w:t>Convert the string route to list of machines and touch time.</w:t>
      </w:r>
      <w:r w:rsidR="003328C0">
        <w:rPr>
          <w:lang w:val="en-US"/>
        </w:rPr>
        <w:t xml:space="preserve"> (List of </w:t>
      </w:r>
      <w:proofErr w:type="gramStart"/>
      <w:r w:rsidR="003328C0">
        <w:rPr>
          <w:lang w:val="en-US"/>
        </w:rPr>
        <w:t>list</w:t>
      </w:r>
      <w:proofErr w:type="gramEnd"/>
      <w:r w:rsidR="003328C0">
        <w:rPr>
          <w:lang w:val="en-US"/>
        </w:rPr>
        <w:t xml:space="preserve"> of tuples)</w:t>
      </w:r>
    </w:p>
    <w:p w14:paraId="27D7134C" w14:textId="77777777" w:rsidR="009A75CF" w:rsidRPr="00E818E4" w:rsidRDefault="009A75CF" w:rsidP="00A50190">
      <w:pPr>
        <w:pStyle w:val="ListParagraph"/>
        <w:numPr>
          <w:ilvl w:val="1"/>
          <w:numId w:val="15"/>
        </w:numPr>
        <w:ind w:left="567" w:hanging="283"/>
        <w:rPr>
          <w:lang w:val="en-US"/>
        </w:rPr>
      </w:pPr>
      <w:r w:rsidRPr="00E818E4">
        <w:rPr>
          <w:lang w:val="en-US"/>
        </w:rPr>
        <w:t>If any machine is missing or has invalid touch time, flag that route as error</w:t>
      </w:r>
    </w:p>
    <w:p w14:paraId="010C0C40" w14:textId="77777777" w:rsidR="009A75CF" w:rsidRPr="00E818E4" w:rsidRDefault="009A75CF" w:rsidP="00A50190">
      <w:pPr>
        <w:pStyle w:val="ListParagraph"/>
        <w:numPr>
          <w:ilvl w:val="0"/>
          <w:numId w:val="15"/>
        </w:numPr>
        <w:ind w:left="284" w:hanging="284"/>
        <w:rPr>
          <w:lang w:val="en-US"/>
        </w:rPr>
      </w:pPr>
      <w:r w:rsidRPr="00E818E4">
        <w:rPr>
          <w:lang w:val="en-US"/>
        </w:rPr>
        <w:t xml:space="preserve">Add routes to the merged order </w:t>
      </w:r>
      <w:proofErr w:type="spellStart"/>
      <w:r w:rsidRPr="00E818E4">
        <w:rPr>
          <w:lang w:val="en-US"/>
        </w:rPr>
        <w:t>dataframe</w:t>
      </w:r>
      <w:proofErr w:type="spellEnd"/>
    </w:p>
    <w:p w14:paraId="463EAB39" w14:textId="77777777" w:rsidR="009A75CF" w:rsidRPr="00E818E4" w:rsidRDefault="009A75CF" w:rsidP="00A50190">
      <w:pPr>
        <w:ind w:left="284"/>
        <w:rPr>
          <w:rFonts w:asciiTheme="minorHAnsi" w:hAnsiTheme="minorHAnsi"/>
          <w:lang w:val="en-US"/>
        </w:rPr>
      </w:pPr>
      <w:r w:rsidRPr="00E818E4">
        <w:rPr>
          <w:rFonts w:asciiTheme="minorHAnsi" w:hAnsiTheme="minorHAnsi"/>
          <w:lang w:val="en-US"/>
        </w:rPr>
        <w:t xml:space="preserve">If any batch has missing route or route has error (invalid time </w:t>
      </w:r>
      <w:proofErr w:type="spellStart"/>
      <w:r w:rsidRPr="00E818E4">
        <w:rPr>
          <w:rFonts w:asciiTheme="minorHAnsi" w:hAnsiTheme="minorHAnsi"/>
          <w:lang w:val="en-US"/>
        </w:rPr>
        <w:t>etc</w:t>
      </w:r>
      <w:proofErr w:type="spellEnd"/>
      <w:r w:rsidRPr="00E818E4">
        <w:rPr>
          <w:rFonts w:asciiTheme="minorHAnsi" w:hAnsiTheme="minorHAnsi"/>
          <w:lang w:val="en-US"/>
        </w:rPr>
        <w:t>), remove the batches</w:t>
      </w:r>
    </w:p>
    <w:p w14:paraId="6D3B777B" w14:textId="77777777" w:rsidR="009A75CF" w:rsidRPr="00E818E4" w:rsidRDefault="009A75CF" w:rsidP="00A50190">
      <w:pPr>
        <w:pStyle w:val="ListParagraph"/>
        <w:numPr>
          <w:ilvl w:val="0"/>
          <w:numId w:val="15"/>
        </w:numPr>
        <w:ind w:left="284" w:hanging="284"/>
        <w:rPr>
          <w:lang w:val="en-US"/>
        </w:rPr>
      </w:pPr>
      <w:r w:rsidRPr="00E818E4">
        <w:rPr>
          <w:lang w:val="en-US"/>
        </w:rPr>
        <w:t>Based on the trailing master update the trailing dept in orders with stage mapping</w:t>
      </w:r>
      <w:r w:rsidRPr="00E818E4">
        <w:rPr>
          <w:lang w:val="en-US"/>
        </w:rPr>
        <w:br/>
        <w:t>Handle IMQC trailing dept (as QC is not an operation but just a time buffer). If any IMQC code is not part of trailing master, show an error for master correction</w:t>
      </w:r>
    </w:p>
    <w:p w14:paraId="1D63A3D2" w14:textId="1F7350CC" w:rsidR="009A75CF" w:rsidRPr="00836374" w:rsidRDefault="009A75CF" w:rsidP="00836374">
      <w:pPr>
        <w:pStyle w:val="ListParagraph"/>
        <w:numPr>
          <w:ilvl w:val="0"/>
          <w:numId w:val="15"/>
        </w:numPr>
        <w:ind w:left="284" w:hanging="284"/>
        <w:rPr>
          <w:lang w:val="en-US"/>
        </w:rPr>
      </w:pPr>
      <w:r w:rsidRPr="00E818E4">
        <w:t xml:space="preserve">Drop all batches that are </w:t>
      </w:r>
      <w:r w:rsidR="00836374">
        <w:t>COMPLETE – don’t need to schedule these</w:t>
      </w:r>
    </w:p>
    <w:p w14:paraId="129065C4" w14:textId="77777777" w:rsidR="009A75CF" w:rsidRPr="00E818E4" w:rsidRDefault="009A75CF" w:rsidP="00A50190">
      <w:pPr>
        <w:pStyle w:val="ListParagraph"/>
        <w:numPr>
          <w:ilvl w:val="0"/>
          <w:numId w:val="15"/>
        </w:numPr>
        <w:ind w:left="284" w:hanging="284"/>
        <w:rPr>
          <w:lang w:val="en-US"/>
        </w:rPr>
      </w:pPr>
      <w:r w:rsidRPr="00E818E4">
        <w:rPr>
          <w:lang w:val="en-US"/>
        </w:rPr>
        <w:t>Fix the batches route based on trailing dept. If the route starts from Granulation while trailing dept is Compression, drop the operations till Compression</w:t>
      </w:r>
      <w:r w:rsidRPr="00E818E4">
        <w:rPr>
          <w:lang w:val="en-US"/>
        </w:rPr>
        <w:br/>
        <w:t xml:space="preserve">This will be our </w:t>
      </w:r>
      <w:proofErr w:type="spellStart"/>
      <w:r w:rsidRPr="00E818E4">
        <w:rPr>
          <w:lang w:val="en-US"/>
        </w:rPr>
        <w:t>NewRoute</w:t>
      </w:r>
      <w:proofErr w:type="spellEnd"/>
      <w:r w:rsidRPr="00E818E4">
        <w:rPr>
          <w:lang w:val="en-US"/>
        </w:rPr>
        <w:t xml:space="preserve">. Also generate the workstation sequence (this is not important for scheduler in case of </w:t>
      </w:r>
      <w:proofErr w:type="spellStart"/>
      <w:r w:rsidRPr="00E818E4">
        <w:rPr>
          <w:lang w:val="en-US"/>
        </w:rPr>
        <w:t>AjantaDHJ</w:t>
      </w:r>
      <w:proofErr w:type="spellEnd"/>
    </w:p>
    <w:p w14:paraId="489CC5B4" w14:textId="77777777" w:rsidR="009A75CF" w:rsidRPr="00E818E4" w:rsidRDefault="009A75CF" w:rsidP="00A50190">
      <w:pPr>
        <w:pStyle w:val="ListParagraph"/>
        <w:numPr>
          <w:ilvl w:val="0"/>
          <w:numId w:val="15"/>
        </w:numPr>
        <w:ind w:left="284" w:hanging="284"/>
      </w:pPr>
      <w:r w:rsidRPr="00E818E4">
        <w:t>Find if same SFG+FG has different routes or machines</w:t>
      </w:r>
    </w:p>
    <w:p w14:paraId="41595864" w14:textId="77777777" w:rsidR="009A75CF" w:rsidRPr="00E818E4" w:rsidRDefault="009A75CF" w:rsidP="00F45556">
      <w:pPr>
        <w:pStyle w:val="ListParagraph"/>
        <w:ind w:left="284"/>
      </w:pPr>
      <w:r w:rsidRPr="00E818E4">
        <w:t>If yes, we have to drop these batches</w:t>
      </w:r>
    </w:p>
    <w:p w14:paraId="1BA0D18B" w14:textId="0D93FCC1" w:rsidR="009A75CF" w:rsidRPr="00E818E4" w:rsidRDefault="009A75CF" w:rsidP="00A50190">
      <w:pPr>
        <w:pStyle w:val="ListParagraph"/>
        <w:numPr>
          <w:ilvl w:val="0"/>
          <w:numId w:val="15"/>
        </w:numPr>
        <w:ind w:left="284" w:hanging="284"/>
        <w:rPr>
          <w:lang w:val="en-US"/>
        </w:rPr>
      </w:pPr>
      <w:r w:rsidRPr="00E818E4">
        <w:rPr>
          <w:lang w:val="en-US"/>
        </w:rPr>
        <w:t>Find bad batches: As there are multiple rows with same batch number, we need to identify following:</w:t>
      </w:r>
      <w:r w:rsidRPr="00E818E4">
        <w:rPr>
          <w:lang w:val="en-US"/>
        </w:rPr>
        <w:br/>
        <w:t>Batch having multiple SFG that are not common blend</w:t>
      </w:r>
      <w:r w:rsidR="0067169F">
        <w:rPr>
          <w:lang w:val="en-US"/>
        </w:rPr>
        <w:t xml:space="preserve"> - OK</w:t>
      </w:r>
      <w:r w:rsidRPr="00E818E4">
        <w:rPr>
          <w:lang w:val="en-US"/>
        </w:rPr>
        <w:br/>
        <w:t>Batch having multiple common blends without FG</w:t>
      </w:r>
      <w:r w:rsidR="0067169F">
        <w:rPr>
          <w:lang w:val="en-US"/>
        </w:rPr>
        <w:t xml:space="preserve"> - Problem</w:t>
      </w:r>
      <w:r w:rsidRPr="00E818E4">
        <w:rPr>
          <w:lang w:val="en-US"/>
        </w:rPr>
        <w:br/>
        <w:t xml:space="preserve">Special Batches – </w:t>
      </w:r>
      <w:proofErr w:type="spellStart"/>
      <w:r w:rsidRPr="00E818E4">
        <w:rPr>
          <w:lang w:val="en-US"/>
        </w:rPr>
        <w:t>BiLayer</w:t>
      </w:r>
      <w:proofErr w:type="spellEnd"/>
      <w:r w:rsidRPr="00E818E4">
        <w:rPr>
          <w:lang w:val="en-US"/>
        </w:rPr>
        <w:t xml:space="preserve"> or </w:t>
      </w:r>
      <w:proofErr w:type="spellStart"/>
      <w:r w:rsidRPr="00E818E4">
        <w:rPr>
          <w:lang w:val="en-US"/>
        </w:rPr>
        <w:t>MultiLayer</w:t>
      </w:r>
      <w:proofErr w:type="spellEnd"/>
      <w:r w:rsidRPr="00E818E4">
        <w:rPr>
          <w:lang w:val="en-US"/>
        </w:rPr>
        <w:t xml:space="preserve"> (multiple SFG’s going into single FG)</w:t>
      </w:r>
    </w:p>
    <w:p w14:paraId="7C287DBB" w14:textId="77777777" w:rsidR="00A50190" w:rsidRDefault="009A75CF" w:rsidP="00836374">
      <w:pPr>
        <w:pStyle w:val="ListParagraph"/>
        <w:numPr>
          <w:ilvl w:val="0"/>
          <w:numId w:val="15"/>
        </w:numPr>
        <w:ind w:left="426" w:hanging="426"/>
        <w:rPr>
          <w:lang w:val="en-US"/>
        </w:rPr>
      </w:pPr>
      <w:r w:rsidRPr="00E818E4">
        <w:rPr>
          <w:lang w:val="en-US"/>
        </w:rPr>
        <w:t>Before creating campaigns, increase the priority of HOLD TIME impacted orders:</w:t>
      </w:r>
      <w:r w:rsidRPr="00E818E4">
        <w:rPr>
          <w:lang w:val="en-US"/>
        </w:rPr>
        <w:br/>
        <w:t>This is only for released batches. If the hold time for a batch, is within next 5 days then they must be processed first. The way to do this is INCREASE the BPP to MAX</w:t>
      </w:r>
    </w:p>
    <w:p w14:paraId="14D414A2" w14:textId="7A387CF0" w:rsidR="0067169F" w:rsidRDefault="0067169F" w:rsidP="0067169F">
      <w:pPr>
        <w:pStyle w:val="ListParagraph"/>
        <w:numPr>
          <w:ilvl w:val="0"/>
          <w:numId w:val="15"/>
        </w:numPr>
        <w:ind w:left="426" w:hanging="426"/>
        <w:rPr>
          <w:lang w:val="en-US"/>
        </w:rPr>
      </w:pPr>
      <w:r>
        <w:rPr>
          <w:lang w:val="en-US"/>
        </w:rPr>
        <w:t>DDQ: Understand the DDQ module (excel based) from DHJ team</w:t>
      </w:r>
      <w:r w:rsidR="005D230B">
        <w:rPr>
          <w:lang w:val="en-US"/>
        </w:rPr>
        <w:t xml:space="preserve"> – Kiran Vaykar</w:t>
      </w:r>
      <w:r>
        <w:rPr>
          <w:lang w:val="en-US"/>
        </w:rPr>
        <w:br/>
      </w:r>
      <w:r w:rsidR="005D230B">
        <w:rPr>
          <w:lang w:val="en-US"/>
        </w:rPr>
        <w:t xml:space="preserve">We will </w:t>
      </w:r>
      <w:r w:rsidR="00950723">
        <w:rPr>
          <w:lang w:val="en-US"/>
        </w:rPr>
        <w:t>replicate the excel method. Take the order and for each operation calculate the load on machine group specified in routing.</w:t>
      </w:r>
      <w:r w:rsidR="00AF59A3">
        <w:rPr>
          <w:lang w:val="en-US"/>
        </w:rPr>
        <w:t xml:space="preserve"> Find the operation with highest load. THIS is bottleneck for THIS order. </w:t>
      </w:r>
      <w:r w:rsidR="00091B07">
        <w:rPr>
          <w:lang w:val="en-US"/>
        </w:rPr>
        <w:t>Take the current FOL (zero for 1</w:t>
      </w:r>
      <w:r w:rsidR="00091B07" w:rsidRPr="00091B07">
        <w:rPr>
          <w:vertAlign w:val="superscript"/>
          <w:lang w:val="en-US"/>
        </w:rPr>
        <w:t>st</w:t>
      </w:r>
      <w:r w:rsidR="00091B07">
        <w:rPr>
          <w:lang w:val="en-US"/>
        </w:rPr>
        <w:t xml:space="preserve"> order), add the current load of this order and apply % of buffer depends on </w:t>
      </w:r>
      <w:r w:rsidR="00097CA9">
        <w:rPr>
          <w:lang w:val="en-US"/>
        </w:rPr>
        <w:t>what stage the order is currently in</w:t>
      </w:r>
      <w:r w:rsidR="001F2B6C">
        <w:rPr>
          <w:lang w:val="en-US"/>
        </w:rPr>
        <w:t xml:space="preserve">. This </w:t>
      </w:r>
      <w:r w:rsidR="0012105B">
        <w:rPr>
          <w:lang w:val="en-US"/>
        </w:rPr>
        <w:t xml:space="preserve">is the </w:t>
      </w:r>
      <w:proofErr w:type="spellStart"/>
      <w:r w:rsidR="0012105B">
        <w:rPr>
          <w:lang w:val="en-US"/>
        </w:rPr>
        <w:t>TargetDate</w:t>
      </w:r>
      <w:proofErr w:type="spellEnd"/>
      <w:r w:rsidR="00636BEE">
        <w:rPr>
          <w:lang w:val="en-US"/>
        </w:rPr>
        <w:t xml:space="preserve">. Packaging </w:t>
      </w:r>
      <w:r w:rsidR="009D639D">
        <w:rPr>
          <w:lang w:val="en-US"/>
        </w:rPr>
        <w:t xml:space="preserve">operation </w:t>
      </w:r>
      <w:r w:rsidR="00636BEE">
        <w:rPr>
          <w:lang w:val="en-US"/>
        </w:rPr>
        <w:t xml:space="preserve">will </w:t>
      </w:r>
      <w:r w:rsidR="009D639D">
        <w:rPr>
          <w:lang w:val="en-US"/>
        </w:rPr>
        <w:t xml:space="preserve">HAVE </w:t>
      </w:r>
      <w:r w:rsidR="00636BEE">
        <w:rPr>
          <w:lang w:val="en-US"/>
        </w:rPr>
        <w:t>finish at this time</w:t>
      </w:r>
      <w:r w:rsidR="00097CA9">
        <w:rPr>
          <w:lang w:val="en-US"/>
        </w:rPr>
        <w:t>.</w:t>
      </w:r>
      <w:r w:rsidR="001F2B6C">
        <w:rPr>
          <w:lang w:val="en-US"/>
        </w:rPr>
        <w:t xml:space="preserve"> Then for this bottleneck add this load to FOL for subsequent calculations</w:t>
      </w:r>
    </w:p>
    <w:p w14:paraId="4AC1C8B7" w14:textId="754BC1B1" w:rsidR="009A75CF" w:rsidRPr="00A50190" w:rsidRDefault="009A75CF" w:rsidP="00A50190">
      <w:pPr>
        <w:pStyle w:val="ListParagraph"/>
        <w:numPr>
          <w:ilvl w:val="0"/>
          <w:numId w:val="15"/>
        </w:numPr>
        <w:ind w:left="426" w:hanging="426"/>
        <w:rPr>
          <w:lang w:val="en-US"/>
        </w:rPr>
      </w:pPr>
      <w:r w:rsidRPr="00A50190">
        <w:rPr>
          <w:lang w:val="en-US"/>
        </w:rPr>
        <w:t xml:space="preserve">Club the batches </w:t>
      </w:r>
      <w:r w:rsidR="00822706">
        <w:rPr>
          <w:lang w:val="en-US"/>
        </w:rPr>
        <w:t xml:space="preserve">of same SFG </w:t>
      </w:r>
      <w:r w:rsidRPr="00A50190">
        <w:rPr>
          <w:lang w:val="en-US"/>
        </w:rPr>
        <w:t xml:space="preserve">together </w:t>
      </w:r>
      <w:r w:rsidR="00822706">
        <w:rPr>
          <w:lang w:val="en-US"/>
        </w:rPr>
        <w:t xml:space="preserve">in 15 days window, </w:t>
      </w:r>
      <w:r w:rsidRPr="00A50190">
        <w:rPr>
          <w:lang w:val="en-US"/>
        </w:rPr>
        <w:t xml:space="preserve">to form a campaign to reduce </w:t>
      </w:r>
      <w:proofErr w:type="spellStart"/>
      <w:r w:rsidRPr="00A50190">
        <w:rPr>
          <w:lang w:val="en-US"/>
        </w:rPr>
        <w:t>typeB</w:t>
      </w:r>
      <w:proofErr w:type="spellEnd"/>
      <w:r w:rsidRPr="00A50190">
        <w:rPr>
          <w:lang w:val="en-US"/>
        </w:rPr>
        <w:t xml:space="preserve"> changeovers</w:t>
      </w:r>
      <w:r w:rsidR="00A50190">
        <w:rPr>
          <w:lang w:val="en-US"/>
        </w:rPr>
        <w:t xml:space="preserve">. </w:t>
      </w:r>
      <w:r w:rsidRPr="00A50190">
        <w:rPr>
          <w:lang w:val="en-US"/>
        </w:rPr>
        <w:t>There may be a single SFG with different trailing dept. We cannot club them together. Generate a unique route id to differentiate this</w:t>
      </w:r>
    </w:p>
    <w:p w14:paraId="073DF391" w14:textId="17CA87FB" w:rsidR="009A75CF" w:rsidRPr="00E818E4" w:rsidRDefault="009A75CF" w:rsidP="00A50190">
      <w:pPr>
        <w:pStyle w:val="ListParagraph"/>
        <w:numPr>
          <w:ilvl w:val="0"/>
          <w:numId w:val="15"/>
        </w:numPr>
        <w:ind w:left="426" w:hanging="426"/>
      </w:pPr>
      <w:r w:rsidRPr="00E818E4">
        <w:rPr>
          <w:lang w:val="en-US"/>
        </w:rPr>
        <w:t xml:space="preserve">Group orders by </w:t>
      </w:r>
      <w:r w:rsidRPr="00E818E4">
        <w:t>'Bucket1','Bucket2','SFGCode', '</w:t>
      </w:r>
      <w:proofErr w:type="spellStart"/>
      <w:r w:rsidRPr="00E818E4">
        <w:t>NewRouteStr</w:t>
      </w:r>
      <w:proofErr w:type="spellEnd"/>
      <w:r w:rsidRPr="00E818E4">
        <w:t xml:space="preserve">' and generate a campaign ID. Important: A campaign can contain only MAX_BATCH_SIZE (6). Means if there are 8 batches of same SFG </w:t>
      </w:r>
      <w:r w:rsidR="00EF3CC7">
        <w:t xml:space="preserve">in same bucket </w:t>
      </w:r>
      <w:r w:rsidR="00064393">
        <w:t xml:space="preserve">and same CAMPAIGN horizon, </w:t>
      </w:r>
      <w:r w:rsidRPr="00E818E4">
        <w:t xml:space="preserve">then there will be </w:t>
      </w:r>
      <w:r w:rsidR="00064393">
        <w:t>two</w:t>
      </w:r>
      <w:r w:rsidRPr="00E818E4">
        <w:t xml:space="preserve"> campaigns of 6 + 2 </w:t>
      </w:r>
    </w:p>
    <w:p w14:paraId="6EB5C868" w14:textId="77777777" w:rsidR="009A75CF" w:rsidRPr="00E818E4" w:rsidRDefault="009A75CF" w:rsidP="00A50190">
      <w:pPr>
        <w:pStyle w:val="ListParagraph"/>
        <w:numPr>
          <w:ilvl w:val="0"/>
          <w:numId w:val="15"/>
        </w:numPr>
        <w:ind w:left="426" w:hanging="426"/>
        <w:rPr>
          <w:lang w:val="en-US"/>
        </w:rPr>
      </w:pPr>
      <w:r w:rsidRPr="00E818E4">
        <w:rPr>
          <w:lang w:val="en-US"/>
        </w:rPr>
        <w:t>One batch can go in multiple FGs, so the SFG needs to be scheduled only once till packing. So, drop the duplicate rows and keep only 1</w:t>
      </w:r>
    </w:p>
    <w:p w14:paraId="4ED6299A" w14:textId="77777777" w:rsidR="009A75CF" w:rsidRPr="00E818E4" w:rsidRDefault="009A75CF" w:rsidP="00A50190">
      <w:pPr>
        <w:pStyle w:val="ListParagraph"/>
        <w:numPr>
          <w:ilvl w:val="0"/>
          <w:numId w:val="15"/>
        </w:numPr>
        <w:ind w:left="426" w:hanging="426"/>
        <w:rPr>
          <w:lang w:val="en-US"/>
        </w:rPr>
      </w:pPr>
      <w:r w:rsidRPr="00E818E4">
        <w:rPr>
          <w:lang w:val="en-US"/>
        </w:rPr>
        <w:t>Update the batch dependency based on Parent-Child mapping</w:t>
      </w:r>
    </w:p>
    <w:p w14:paraId="0906E179" w14:textId="77777777" w:rsidR="009A75CF" w:rsidRPr="00E818E4" w:rsidRDefault="009A75CF" w:rsidP="00A50190">
      <w:pPr>
        <w:pStyle w:val="ListParagraph"/>
        <w:numPr>
          <w:ilvl w:val="0"/>
          <w:numId w:val="15"/>
        </w:numPr>
        <w:ind w:left="426" w:hanging="426"/>
        <w:rPr>
          <w:lang w:val="en-US"/>
        </w:rPr>
      </w:pPr>
      <w:r w:rsidRPr="00E818E4">
        <w:rPr>
          <w:lang w:val="en-US"/>
        </w:rPr>
        <w:t xml:space="preserve">Do the DDQ (this is last minute change) – very similar to </w:t>
      </w:r>
      <w:proofErr w:type="spellStart"/>
      <w:r w:rsidRPr="00E818E4">
        <w:rPr>
          <w:lang w:val="en-US"/>
        </w:rPr>
        <w:t>VFlow</w:t>
      </w:r>
      <w:proofErr w:type="spellEnd"/>
      <w:r w:rsidRPr="00E818E4">
        <w:rPr>
          <w:lang w:val="en-US"/>
        </w:rPr>
        <w:t xml:space="preserve"> DDQ (get details from Ajanta team)</w:t>
      </w:r>
    </w:p>
    <w:p w14:paraId="6804A157" w14:textId="62108B7A" w:rsidR="009A75CF" w:rsidRPr="00E818E4" w:rsidRDefault="000A7131" w:rsidP="00A50190">
      <w:pPr>
        <w:pStyle w:val="ListParagraph"/>
        <w:numPr>
          <w:ilvl w:val="0"/>
          <w:numId w:val="15"/>
        </w:numPr>
        <w:ind w:left="426" w:hanging="426"/>
        <w:rPr>
          <w:lang w:val="en-US"/>
        </w:rPr>
      </w:pPr>
      <w:r>
        <w:rPr>
          <w:lang w:val="en-US"/>
        </w:rPr>
        <w:t xml:space="preserve">Inter stage </w:t>
      </w:r>
      <w:r w:rsidR="009A75CF" w:rsidRPr="00E818E4">
        <w:rPr>
          <w:lang w:val="en-US"/>
        </w:rPr>
        <w:t xml:space="preserve">Buffers: Ajanta needs time gap between two operations. </w:t>
      </w:r>
    </w:p>
    <w:p w14:paraId="14AE8443" w14:textId="77777777" w:rsidR="009A75CF" w:rsidRPr="00E818E4" w:rsidRDefault="009A75CF" w:rsidP="00A50190">
      <w:pPr>
        <w:pStyle w:val="ListParagraph"/>
        <w:numPr>
          <w:ilvl w:val="0"/>
          <w:numId w:val="15"/>
        </w:numPr>
        <w:ind w:left="426" w:hanging="426"/>
        <w:rPr>
          <w:lang w:val="en-US"/>
        </w:rPr>
      </w:pPr>
      <w:r w:rsidRPr="00E818E4">
        <w:rPr>
          <w:lang w:val="en-US"/>
        </w:rPr>
        <w:t>Generate the JSON files for Buffers, Jobs and Workstations</w:t>
      </w:r>
    </w:p>
    <w:p w14:paraId="0614C946" w14:textId="77777777" w:rsidR="009A75CF" w:rsidRPr="00E818E4" w:rsidRDefault="009A75CF" w:rsidP="00A50190">
      <w:pPr>
        <w:pStyle w:val="ListParagraph"/>
        <w:numPr>
          <w:ilvl w:val="0"/>
          <w:numId w:val="15"/>
        </w:numPr>
        <w:ind w:left="426" w:hanging="426"/>
        <w:rPr>
          <w:lang w:val="en-US"/>
        </w:rPr>
      </w:pPr>
      <w:r w:rsidRPr="00E818E4">
        <w:rPr>
          <w:lang w:val="en-US"/>
        </w:rPr>
        <w:t>Save the Campaign file (for debugging)</w:t>
      </w:r>
    </w:p>
    <w:p w14:paraId="667A281E" w14:textId="77777777" w:rsidR="009A75CF" w:rsidRPr="00E818E4" w:rsidRDefault="009A75CF" w:rsidP="009A75CF">
      <w:pPr>
        <w:rPr>
          <w:rFonts w:asciiTheme="minorHAnsi" w:hAnsiTheme="minorHAnsi"/>
          <w:lang w:val="en-US"/>
        </w:rPr>
      </w:pPr>
      <w:r w:rsidRPr="00E818E4">
        <w:rPr>
          <w:rFonts w:asciiTheme="minorHAnsi" w:hAnsiTheme="minorHAnsi"/>
          <w:lang w:val="en-US"/>
        </w:rPr>
        <w:t xml:space="preserve"> </w:t>
      </w:r>
    </w:p>
    <w:p w14:paraId="7761EEBF" w14:textId="3EF30B73" w:rsidR="009A75CF" w:rsidRPr="00E818E4" w:rsidRDefault="009A75CF" w:rsidP="008A1B2E">
      <w:pPr>
        <w:pStyle w:val="Heading3"/>
        <w:rPr>
          <w:lang w:val="en-US"/>
        </w:rPr>
      </w:pPr>
      <w:r w:rsidRPr="00E818E4">
        <w:rPr>
          <w:lang w:val="en-US"/>
        </w:rPr>
        <w:lastRenderedPageBreak/>
        <w:t>Scheduling</w:t>
      </w:r>
      <w:r w:rsidR="008A1B2E">
        <w:rPr>
          <w:lang w:val="en-US"/>
        </w:rPr>
        <w:t xml:space="preserve"> </w:t>
      </w:r>
      <w:r w:rsidRPr="00E818E4">
        <w:rPr>
          <w:lang w:val="en-US"/>
        </w:rPr>
        <w:t>(</w:t>
      </w:r>
      <w:r w:rsidRPr="00E818E4">
        <w:t>AjantaSchd.py)</w:t>
      </w:r>
      <w:r w:rsidRPr="00E818E4">
        <w:rPr>
          <w:lang w:val="en-US"/>
        </w:rPr>
        <w:t>:</w:t>
      </w:r>
    </w:p>
    <w:p w14:paraId="03110C27" w14:textId="41170715" w:rsidR="009A75CF" w:rsidRPr="00E818E4" w:rsidRDefault="0001235B" w:rsidP="008A1B2E">
      <w:pPr>
        <w:keepNext/>
        <w:keepLines/>
        <w:rPr>
          <w:rFonts w:asciiTheme="minorHAnsi" w:hAnsiTheme="minorHAnsi"/>
          <w:lang w:val="en-US"/>
        </w:rPr>
      </w:pPr>
      <w:r>
        <w:rPr>
          <w:rFonts w:asciiTheme="minorHAnsi" w:hAnsiTheme="minorHAnsi"/>
          <w:lang w:val="en-US"/>
        </w:rPr>
        <w:t>First,</w:t>
      </w:r>
      <w:r w:rsidR="00AF3507">
        <w:rPr>
          <w:rFonts w:asciiTheme="minorHAnsi" w:hAnsiTheme="minorHAnsi"/>
          <w:lang w:val="en-US"/>
        </w:rPr>
        <w:t xml:space="preserve"> we allocate machines on bottleneck (Packing is the bottleneck </w:t>
      </w:r>
      <w:r w:rsidR="00416EF3">
        <w:rPr>
          <w:rFonts w:asciiTheme="minorHAnsi" w:hAnsiTheme="minorHAnsi"/>
          <w:lang w:val="en-US"/>
        </w:rPr>
        <w:t>at the time of writing this document</w:t>
      </w:r>
      <w:r w:rsidR="00AF3507">
        <w:rPr>
          <w:rFonts w:asciiTheme="minorHAnsi" w:hAnsiTheme="minorHAnsi"/>
          <w:lang w:val="en-US"/>
        </w:rPr>
        <w:t>)</w:t>
      </w:r>
      <w:r>
        <w:rPr>
          <w:rFonts w:asciiTheme="minorHAnsi" w:hAnsiTheme="minorHAnsi"/>
          <w:lang w:val="en-US"/>
        </w:rPr>
        <w:t xml:space="preserve"> and then we schedule all operations in reverse.</w:t>
      </w:r>
      <w:r w:rsidR="00AF3507">
        <w:rPr>
          <w:rFonts w:asciiTheme="minorHAnsi" w:hAnsiTheme="minorHAnsi"/>
          <w:lang w:val="en-US"/>
        </w:rPr>
        <w:br/>
      </w:r>
      <w:r w:rsidR="009A75CF" w:rsidRPr="00E818E4">
        <w:rPr>
          <w:rFonts w:asciiTheme="minorHAnsi" w:hAnsiTheme="minorHAnsi"/>
          <w:lang w:val="en-US"/>
        </w:rPr>
        <w:t xml:space="preserve">Here are the steps (starting with </w:t>
      </w:r>
      <w:r w:rsidR="009A75CF" w:rsidRPr="008A1B2E">
        <w:rPr>
          <w:rFonts w:asciiTheme="minorHAnsi" w:hAnsiTheme="minorHAnsi"/>
          <w:b/>
          <w:bCs/>
          <w:u w:val="single"/>
          <w:lang w:val="en-US"/>
        </w:rPr>
        <w:t>main</w:t>
      </w:r>
      <w:r w:rsidR="009A75CF" w:rsidRPr="00E818E4">
        <w:rPr>
          <w:rFonts w:asciiTheme="minorHAnsi" w:hAnsiTheme="minorHAnsi"/>
          <w:lang w:val="en-US"/>
        </w:rPr>
        <w:t xml:space="preserve"> function)</w:t>
      </w:r>
    </w:p>
    <w:p w14:paraId="400BE3E6" w14:textId="77777777" w:rsidR="009A75CF" w:rsidRPr="00E818E4" w:rsidRDefault="009A75CF" w:rsidP="008A1B2E">
      <w:pPr>
        <w:pStyle w:val="ListParagraph"/>
        <w:keepNext/>
        <w:keepLines/>
        <w:numPr>
          <w:ilvl w:val="0"/>
          <w:numId w:val="16"/>
        </w:numPr>
        <w:rPr>
          <w:lang w:val="en-US"/>
        </w:rPr>
      </w:pPr>
      <w:r w:rsidRPr="00E818E4">
        <w:rPr>
          <w:lang w:val="en-US"/>
        </w:rPr>
        <w:t>Import the JSON files and the calendar parquet</w:t>
      </w:r>
    </w:p>
    <w:p w14:paraId="2332BD15" w14:textId="77777777" w:rsidR="009A75CF" w:rsidRPr="00E818E4" w:rsidRDefault="009A75CF" w:rsidP="008A1B2E">
      <w:pPr>
        <w:pStyle w:val="ListParagraph"/>
        <w:keepNext/>
        <w:keepLines/>
        <w:numPr>
          <w:ilvl w:val="1"/>
          <w:numId w:val="16"/>
        </w:numPr>
        <w:rPr>
          <w:lang w:val="en-US"/>
        </w:rPr>
      </w:pPr>
      <w:r w:rsidRPr="00E818E4">
        <w:rPr>
          <w:lang w:val="en-US"/>
        </w:rPr>
        <w:t xml:space="preserve">Generate the hourly slots </w:t>
      </w:r>
    </w:p>
    <w:p w14:paraId="6C8CA6E4" w14:textId="77777777" w:rsidR="009A75CF" w:rsidRPr="00E818E4" w:rsidRDefault="009A75CF" w:rsidP="008A1B2E">
      <w:pPr>
        <w:pStyle w:val="ListParagraph"/>
        <w:keepNext/>
        <w:keepLines/>
        <w:numPr>
          <w:ilvl w:val="1"/>
          <w:numId w:val="16"/>
        </w:numPr>
        <w:rPr>
          <w:lang w:val="en-US"/>
        </w:rPr>
      </w:pPr>
      <w:r w:rsidRPr="00E818E4">
        <w:rPr>
          <w:lang w:val="en-US"/>
        </w:rPr>
        <w:t>Populate list of jobs and buffers</w:t>
      </w:r>
    </w:p>
    <w:p w14:paraId="08226B5D" w14:textId="7092049E" w:rsidR="002D69C8" w:rsidRDefault="002D69C8" w:rsidP="008A1B2E">
      <w:pPr>
        <w:pStyle w:val="ListParagraph"/>
        <w:keepNext/>
        <w:keepLines/>
        <w:numPr>
          <w:ilvl w:val="1"/>
          <w:numId w:val="16"/>
        </w:numPr>
        <w:rPr>
          <w:lang w:val="en-US"/>
        </w:rPr>
      </w:pPr>
      <w:r>
        <w:rPr>
          <w:lang w:val="en-US"/>
        </w:rPr>
        <w:t xml:space="preserve">Verify the </w:t>
      </w:r>
      <w:r w:rsidR="00D47A24">
        <w:rPr>
          <w:lang w:val="en-US"/>
        </w:rPr>
        <w:t xml:space="preserve">machine affinity in </w:t>
      </w:r>
      <w:r w:rsidR="00CC686A">
        <w:rPr>
          <w:lang w:val="en-US"/>
        </w:rPr>
        <w:t xml:space="preserve">job </w:t>
      </w:r>
      <w:r w:rsidR="00B9019C">
        <w:rPr>
          <w:lang w:val="en-US"/>
        </w:rPr>
        <w:t xml:space="preserve">has machine </w:t>
      </w:r>
      <w:r w:rsidR="007F3FC3">
        <w:rPr>
          <w:lang w:val="en-US"/>
        </w:rPr>
        <w:t>details in workstation data</w:t>
      </w:r>
    </w:p>
    <w:p w14:paraId="7609C9DC" w14:textId="77777777" w:rsidR="00A52954" w:rsidRDefault="009A75CF" w:rsidP="009A75CF">
      <w:pPr>
        <w:pStyle w:val="ListParagraph"/>
        <w:keepNext/>
        <w:keepLines/>
        <w:numPr>
          <w:ilvl w:val="0"/>
          <w:numId w:val="16"/>
        </w:numPr>
        <w:ind w:hanging="357"/>
        <w:rPr>
          <w:lang w:val="en-US"/>
        </w:rPr>
      </w:pPr>
      <w:r w:rsidRPr="00E818E4">
        <w:rPr>
          <w:lang w:val="en-US"/>
        </w:rPr>
        <w:t>Instantiate Ajanta specific schedule</w:t>
      </w:r>
      <w:r w:rsidR="00A52954">
        <w:rPr>
          <w:lang w:val="en-US"/>
        </w:rPr>
        <w:t>r</w:t>
      </w:r>
      <w:r w:rsidRPr="00E818E4">
        <w:rPr>
          <w:lang w:val="en-US"/>
        </w:rPr>
        <w:t>.</w:t>
      </w:r>
    </w:p>
    <w:p w14:paraId="4831A456" w14:textId="64B32B53" w:rsidR="00A52954" w:rsidRDefault="00A52954" w:rsidP="009A75CF">
      <w:pPr>
        <w:pStyle w:val="ListParagraph"/>
        <w:keepNext/>
        <w:keepLines/>
        <w:numPr>
          <w:ilvl w:val="0"/>
          <w:numId w:val="16"/>
        </w:numPr>
        <w:ind w:hanging="357"/>
        <w:rPr>
          <w:lang w:val="en-US"/>
        </w:rPr>
      </w:pPr>
      <w:r>
        <w:rPr>
          <w:lang w:val="en-US"/>
        </w:rPr>
        <w:t xml:space="preserve">Generate paths </w:t>
      </w:r>
      <w:r w:rsidR="00E91C7F">
        <w:rPr>
          <w:lang w:val="en-US"/>
        </w:rPr>
        <w:t xml:space="preserve">and read the calendar </w:t>
      </w:r>
      <w:r>
        <w:rPr>
          <w:lang w:val="en-US"/>
        </w:rPr>
        <w:t xml:space="preserve">only for bottleneck </w:t>
      </w:r>
      <w:r w:rsidR="00E91C7F">
        <w:rPr>
          <w:lang w:val="en-US"/>
        </w:rPr>
        <w:t xml:space="preserve">(packing) </w:t>
      </w:r>
    </w:p>
    <w:p w14:paraId="20D227E1" w14:textId="56AE3533" w:rsidR="00E91C7F" w:rsidRDefault="00617625" w:rsidP="00617625">
      <w:pPr>
        <w:pStyle w:val="ListParagraph"/>
        <w:keepNext/>
        <w:keepLines/>
        <w:numPr>
          <w:ilvl w:val="0"/>
          <w:numId w:val="16"/>
        </w:numPr>
        <w:ind w:hanging="357"/>
      </w:pPr>
      <w:r>
        <w:rPr>
          <w:lang w:val="en-US"/>
        </w:rPr>
        <w:t>Then in “</w:t>
      </w:r>
      <w:r w:rsidRPr="00617625">
        <w:t>_packing_orchestrate_opt_v2</w:t>
      </w:r>
      <w:r>
        <w:t>” we orchestrate to allocate machine for each job</w:t>
      </w:r>
      <w:r w:rsidR="008D7461">
        <w:t>. This is done in core scheduler function “</w:t>
      </w:r>
      <w:r w:rsidR="008D7461" w:rsidRPr="008D7461">
        <w:t>_</w:t>
      </w:r>
      <w:proofErr w:type="spellStart"/>
      <w:r w:rsidR="008D7461" w:rsidRPr="008D7461">
        <w:t>schedule_job_on_all_ws</w:t>
      </w:r>
      <w:proofErr w:type="spellEnd"/>
      <w:r w:rsidR="008D7461">
        <w:t>”</w:t>
      </w:r>
    </w:p>
    <w:p w14:paraId="365C85F7" w14:textId="54888FC8" w:rsidR="008D7461" w:rsidRPr="00617625" w:rsidRDefault="008D7461" w:rsidP="00617625">
      <w:pPr>
        <w:pStyle w:val="ListParagraph"/>
        <w:keepNext/>
        <w:keepLines/>
        <w:numPr>
          <w:ilvl w:val="0"/>
          <w:numId w:val="16"/>
        </w:numPr>
        <w:ind w:hanging="357"/>
      </w:pPr>
      <w:r>
        <w:t xml:space="preserve">Save the </w:t>
      </w:r>
      <w:r w:rsidR="00470280">
        <w:t>machine affinity for modified jobs in a JSON</w:t>
      </w:r>
    </w:p>
    <w:p w14:paraId="6AEB77FB" w14:textId="79D0131D" w:rsidR="009A75CF" w:rsidRPr="00E818E4" w:rsidRDefault="009A75CF" w:rsidP="009A75CF">
      <w:pPr>
        <w:pStyle w:val="ListParagraph"/>
        <w:keepNext/>
        <w:keepLines/>
        <w:numPr>
          <w:ilvl w:val="0"/>
          <w:numId w:val="16"/>
        </w:numPr>
        <w:ind w:hanging="357"/>
        <w:rPr>
          <w:lang w:val="en-US"/>
        </w:rPr>
      </w:pPr>
      <w:r w:rsidRPr="00E818E4">
        <w:rPr>
          <w:lang w:val="en-US"/>
        </w:rPr>
        <w:t xml:space="preserve">Generate </w:t>
      </w:r>
      <w:r w:rsidR="00DA6E4E">
        <w:rPr>
          <w:lang w:val="en-US"/>
        </w:rPr>
        <w:t>ALL</w:t>
      </w:r>
      <w:r w:rsidRPr="00E818E4">
        <w:rPr>
          <w:lang w:val="en-US"/>
        </w:rPr>
        <w:t xml:space="preserve"> </w:t>
      </w:r>
      <w:hyperlink w:anchor="PathGenExample" w:history="1">
        <w:r w:rsidRPr="00E818E4">
          <w:rPr>
            <w:rStyle w:val="Hyperlink"/>
            <w:lang w:val="en-US"/>
          </w:rPr>
          <w:t>paths</w:t>
        </w:r>
      </w:hyperlink>
      <w:r w:rsidRPr="00E818E4">
        <w:rPr>
          <w:lang w:val="en-US"/>
        </w:rPr>
        <w:t xml:space="preserve"> for each job in a </w:t>
      </w:r>
      <w:proofErr w:type="spellStart"/>
      <w:r w:rsidRPr="00E818E4">
        <w:rPr>
          <w:lang w:val="en-US"/>
        </w:rPr>
        <w:t>dataframe</w:t>
      </w:r>
      <w:proofErr w:type="spellEnd"/>
    </w:p>
    <w:p w14:paraId="6666BB76" w14:textId="77777777" w:rsidR="009A75CF" w:rsidRPr="00E818E4" w:rsidRDefault="009A75CF" w:rsidP="009A75CF">
      <w:pPr>
        <w:pStyle w:val="ListParagraph"/>
        <w:keepNext/>
        <w:keepLines/>
        <w:numPr>
          <w:ilvl w:val="1"/>
          <w:numId w:val="16"/>
        </w:numPr>
        <w:ind w:hanging="357"/>
        <w:rPr>
          <w:lang w:val="en-US"/>
        </w:rPr>
      </w:pPr>
      <w:r w:rsidRPr="00E818E4">
        <w:rPr>
          <w:lang w:val="en-US"/>
        </w:rPr>
        <w:t>Start date as today</w:t>
      </w:r>
    </w:p>
    <w:p w14:paraId="0E3291A2" w14:textId="03140608" w:rsidR="009A75CF" w:rsidRPr="00E818E4" w:rsidRDefault="009A75CF" w:rsidP="009A75CF">
      <w:pPr>
        <w:pStyle w:val="ListParagraph"/>
        <w:keepNext/>
        <w:keepLines/>
        <w:numPr>
          <w:ilvl w:val="1"/>
          <w:numId w:val="16"/>
        </w:numPr>
        <w:ind w:hanging="357"/>
        <w:rPr>
          <w:lang w:val="en-US"/>
        </w:rPr>
      </w:pPr>
      <w:r w:rsidRPr="00E818E4">
        <w:rPr>
          <w:lang w:val="en-US"/>
        </w:rPr>
        <w:t>Horizon is not required as the capacity calendar will define this</w:t>
      </w:r>
    </w:p>
    <w:p w14:paraId="4509BFAE" w14:textId="4246CF52" w:rsidR="009A75CF" w:rsidRPr="00332452" w:rsidRDefault="0067314F" w:rsidP="00695874">
      <w:pPr>
        <w:pStyle w:val="ListParagraph"/>
        <w:numPr>
          <w:ilvl w:val="0"/>
          <w:numId w:val="16"/>
        </w:numPr>
      </w:pPr>
      <w:r>
        <w:rPr>
          <w:lang w:val="en-US"/>
        </w:rPr>
        <w:t>Schedule</w:t>
      </w:r>
      <w:r w:rsidR="009A75CF" w:rsidRPr="00E818E4">
        <w:rPr>
          <w:lang w:val="en-US"/>
        </w:rPr>
        <w:t xml:space="preserve"> jobs using “</w:t>
      </w:r>
      <w:r w:rsidR="00695874" w:rsidRPr="00695874">
        <w:t>schedule_opt_v2</w:t>
      </w:r>
      <w:r w:rsidR="009A75CF" w:rsidRPr="00695874">
        <w:rPr>
          <w:lang w:val="en-US"/>
        </w:rPr>
        <w:t>”</w:t>
      </w:r>
      <w:r w:rsidR="009A75CF" w:rsidRPr="00695874">
        <w:rPr>
          <w:lang w:val="en-US"/>
        </w:rPr>
        <w:br/>
        <w:t>This function calls orchestrator (</w:t>
      </w:r>
      <w:r w:rsidR="00BF6433" w:rsidRPr="00BF6433">
        <w:t>_orchestrate_opt_v2</w:t>
      </w:r>
      <w:r w:rsidR="009A75CF" w:rsidRPr="00695874">
        <w:rPr>
          <w:lang w:val="en-US"/>
        </w:rPr>
        <w:t>) category by category (remember there are 2 main buckets</w:t>
      </w:r>
      <w:r w:rsidR="00BF6433">
        <w:rPr>
          <w:lang w:val="en-US"/>
        </w:rPr>
        <w:t xml:space="preserve"> – released and unreleased</w:t>
      </w:r>
      <w:r w:rsidR="009A75CF" w:rsidRPr="00695874">
        <w:rPr>
          <w:lang w:val="en-US"/>
        </w:rPr>
        <w:t>)</w:t>
      </w:r>
    </w:p>
    <w:p w14:paraId="30857B87" w14:textId="3DBAB59A" w:rsidR="00332452" w:rsidRPr="00E818E4" w:rsidRDefault="00332452" w:rsidP="00695874">
      <w:pPr>
        <w:pStyle w:val="ListParagraph"/>
        <w:numPr>
          <w:ilvl w:val="0"/>
          <w:numId w:val="16"/>
        </w:numPr>
      </w:pPr>
      <w:r>
        <w:rPr>
          <w:lang w:val="en-US"/>
        </w:rPr>
        <w:t>Orchestrate</w:t>
      </w:r>
      <w:r w:rsidRPr="00E818E4">
        <w:rPr>
          <w:lang w:val="en-US"/>
        </w:rPr>
        <w:t xml:space="preserve"> jobs using “</w:t>
      </w:r>
      <w:r w:rsidR="0067314F" w:rsidRPr="00BF6433">
        <w:t>_orchestrate_opt_v2</w:t>
      </w:r>
      <w:r w:rsidRPr="00695874">
        <w:rPr>
          <w:lang w:val="en-US"/>
        </w:rPr>
        <w:t>”</w:t>
      </w:r>
    </w:p>
    <w:p w14:paraId="220B4929" w14:textId="77777777" w:rsidR="009A75CF" w:rsidRPr="00E818E4" w:rsidRDefault="009A75CF" w:rsidP="009A75CF">
      <w:pPr>
        <w:pStyle w:val="ListParagraph"/>
        <w:numPr>
          <w:ilvl w:val="1"/>
          <w:numId w:val="16"/>
        </w:numPr>
      </w:pPr>
      <w:r w:rsidRPr="00E818E4">
        <w:t>Get all the jobs in the bucket being processed</w:t>
      </w:r>
    </w:p>
    <w:p w14:paraId="4BB57B72" w14:textId="21DCC095" w:rsidR="004D7413" w:rsidRDefault="004D7413" w:rsidP="009A75CF">
      <w:pPr>
        <w:pStyle w:val="ListParagraph"/>
        <w:numPr>
          <w:ilvl w:val="1"/>
          <w:numId w:val="16"/>
        </w:numPr>
      </w:pPr>
      <w:r>
        <w:t>There is only SINGLE PASS – no free slot gap concept.</w:t>
      </w:r>
    </w:p>
    <w:p w14:paraId="54586E11" w14:textId="0FA4C2C8" w:rsidR="00560859" w:rsidRDefault="00560859" w:rsidP="001A08E5">
      <w:pPr>
        <w:pStyle w:val="ListParagraph"/>
        <w:numPr>
          <w:ilvl w:val="1"/>
          <w:numId w:val="16"/>
        </w:numPr>
      </w:pPr>
      <w:r>
        <w:t xml:space="preserve">Create a temp copy  of machine intervals, </w:t>
      </w:r>
      <w:proofErr w:type="spellStart"/>
      <w:r w:rsidR="00B05E14">
        <w:t>machine_job_map</w:t>
      </w:r>
      <w:proofErr w:type="spellEnd"/>
      <w:r w:rsidR="00B05E14">
        <w:t xml:space="preserve"> and convert the </w:t>
      </w:r>
      <w:proofErr w:type="spellStart"/>
      <w:r w:rsidR="001A08E5" w:rsidRPr="001A08E5">
        <w:t>machine_intervals</w:t>
      </w:r>
      <w:proofErr w:type="spellEnd"/>
      <w:r w:rsidR="001A08E5">
        <w:t xml:space="preserve"> to </w:t>
      </w:r>
      <w:proofErr w:type="spellStart"/>
      <w:r w:rsidR="001A08E5">
        <w:t>dataframe</w:t>
      </w:r>
      <w:proofErr w:type="spellEnd"/>
    </w:p>
    <w:p w14:paraId="7B5159C2" w14:textId="68BC77CB" w:rsidR="001A08E5" w:rsidRDefault="001A08E5" w:rsidP="001A08E5">
      <w:pPr>
        <w:pStyle w:val="ListParagraph"/>
        <w:numPr>
          <w:ilvl w:val="1"/>
          <w:numId w:val="16"/>
        </w:numPr>
      </w:pPr>
      <w:r>
        <w:t>Call the function “</w:t>
      </w:r>
      <w:r w:rsidRPr="001A08E5">
        <w:t>_</w:t>
      </w:r>
      <w:bookmarkStart w:id="11" w:name="_Hlk213756954"/>
      <w:proofErr w:type="spellStart"/>
      <w:r w:rsidRPr="001A08E5">
        <w:t>experiment_reverse_schedule_job_on_all_ws</w:t>
      </w:r>
      <w:bookmarkEnd w:id="11"/>
      <w:proofErr w:type="spellEnd"/>
      <w:r>
        <w:t>” (in the same file – currently not moving this to core scheduler)</w:t>
      </w:r>
    </w:p>
    <w:p w14:paraId="1117246F" w14:textId="793188AC" w:rsidR="00D5639B" w:rsidRDefault="00D5639B" w:rsidP="001A08E5">
      <w:pPr>
        <w:pStyle w:val="ListParagraph"/>
        <w:numPr>
          <w:ilvl w:val="1"/>
          <w:numId w:val="16"/>
        </w:numPr>
      </w:pPr>
      <w:r>
        <w:t>Mark failed job and continue with next job</w:t>
      </w:r>
    </w:p>
    <w:p w14:paraId="565A4E0B" w14:textId="77777777" w:rsidR="00A828FF" w:rsidRPr="00E818E4" w:rsidRDefault="00A828FF" w:rsidP="00A828FF">
      <w:pPr>
        <w:pStyle w:val="ListParagraph"/>
        <w:numPr>
          <w:ilvl w:val="1"/>
          <w:numId w:val="16"/>
        </w:numPr>
      </w:pPr>
      <w:r w:rsidRPr="00E818E4">
        <w:t xml:space="preserve">If the job is part of the campaign (except bilayer campaigns), then </w:t>
      </w:r>
    </w:p>
    <w:p w14:paraId="6170DCA7" w14:textId="77777777" w:rsidR="00A828FF" w:rsidRPr="00E818E4" w:rsidRDefault="00A828FF" w:rsidP="00A828FF">
      <w:pPr>
        <w:pStyle w:val="ListParagraph"/>
        <w:numPr>
          <w:ilvl w:val="2"/>
          <w:numId w:val="16"/>
        </w:numPr>
      </w:pPr>
      <w:r w:rsidRPr="00E818E4">
        <w:t>Get the machine allocated to each operation</w:t>
      </w:r>
    </w:p>
    <w:p w14:paraId="41CDD8A5" w14:textId="77777777" w:rsidR="00A828FF" w:rsidRPr="00E818E4" w:rsidRDefault="00A828FF" w:rsidP="00A828FF">
      <w:pPr>
        <w:pStyle w:val="ListParagraph"/>
        <w:numPr>
          <w:ilvl w:val="2"/>
          <w:numId w:val="16"/>
        </w:numPr>
      </w:pPr>
      <w:r w:rsidRPr="00E818E4">
        <w:t>For other jobs in same campaign, remove all other paths (this is to ensure we process the campaign on same machines)</w:t>
      </w:r>
    </w:p>
    <w:p w14:paraId="14E95478" w14:textId="10FD13F3" w:rsidR="00A828FF" w:rsidRDefault="00A828FF" w:rsidP="00A828FF">
      <w:pPr>
        <w:pStyle w:val="ListParagraph"/>
        <w:numPr>
          <w:ilvl w:val="2"/>
          <w:numId w:val="16"/>
        </w:numPr>
      </w:pPr>
      <w:r w:rsidRPr="00E818E4">
        <w:t>Do this only for the 1</w:t>
      </w:r>
      <w:r w:rsidRPr="00E818E4">
        <w:rPr>
          <w:vertAlign w:val="superscript"/>
        </w:rPr>
        <w:t>st</w:t>
      </w:r>
      <w:r w:rsidRPr="00E818E4">
        <w:t xml:space="preserve"> job in the campaign</w:t>
      </w:r>
    </w:p>
    <w:p w14:paraId="2C607DC1" w14:textId="5A379CD1" w:rsidR="00AC7FE3" w:rsidRDefault="00AC7FE3" w:rsidP="00587CF3">
      <w:pPr>
        <w:pStyle w:val="ListParagraph"/>
        <w:numPr>
          <w:ilvl w:val="0"/>
          <w:numId w:val="16"/>
        </w:numPr>
      </w:pPr>
      <w:r>
        <w:t>Schedul</w:t>
      </w:r>
      <w:r w:rsidR="00587CF3">
        <w:t>ing function “</w:t>
      </w:r>
      <w:r w:rsidR="00587CF3" w:rsidRPr="00587CF3">
        <w:t>_</w:t>
      </w:r>
      <w:proofErr w:type="spellStart"/>
      <w:r w:rsidR="00587CF3" w:rsidRPr="00587CF3">
        <w:t>experiment_reverse_schedule_job_on_all_ws</w:t>
      </w:r>
      <w:proofErr w:type="spellEnd"/>
      <w:r w:rsidR="00587CF3">
        <w:t>”</w:t>
      </w:r>
      <w:r>
        <w:t xml:space="preserve"> </w:t>
      </w:r>
      <w:r w:rsidR="00587CF3">
        <w:br/>
        <w:t>This function is currently experimental.</w:t>
      </w:r>
      <w:r>
        <w:t xml:space="preserve"> After testing </w:t>
      </w:r>
      <w:r w:rsidR="009E6BC8">
        <w:t xml:space="preserve">this can be </w:t>
      </w:r>
      <w:r>
        <w:t>moved to CORE scheduler class</w:t>
      </w:r>
      <w:r w:rsidR="008E2DDB">
        <w:br/>
      </w:r>
      <w:r w:rsidR="008E2DDB" w:rsidRPr="00090813">
        <w:rPr>
          <w:highlight w:val="yellow"/>
        </w:rPr>
        <w:t>This function currently does not handle CO’s between jobs – This is a TODO for VDL team</w:t>
      </w:r>
    </w:p>
    <w:p w14:paraId="2602604B" w14:textId="10304558" w:rsidR="009A75CF" w:rsidRDefault="009A75CF" w:rsidP="009A75CF">
      <w:pPr>
        <w:pStyle w:val="ListParagraph"/>
        <w:numPr>
          <w:ilvl w:val="1"/>
          <w:numId w:val="16"/>
        </w:numPr>
      </w:pPr>
      <w:r w:rsidRPr="00E818E4">
        <w:t xml:space="preserve">Get all the paths and steps (PATH is sequence of operations and STEP is each </w:t>
      </w:r>
      <w:r w:rsidR="00187F2B">
        <w:t xml:space="preserve">individual </w:t>
      </w:r>
      <w:r w:rsidRPr="00E818E4">
        <w:t>operation)</w:t>
      </w:r>
    </w:p>
    <w:p w14:paraId="77E2D4D9" w14:textId="5F125B59" w:rsidR="00E0457D" w:rsidRDefault="00E0457D" w:rsidP="009A75CF">
      <w:pPr>
        <w:pStyle w:val="ListParagraph"/>
        <w:numPr>
          <w:ilvl w:val="1"/>
          <w:numId w:val="16"/>
        </w:numPr>
      </w:pPr>
      <w:r>
        <w:t>Get the list of successor jobs</w:t>
      </w:r>
      <w:r w:rsidR="00ED0999">
        <w:t xml:space="preserve"> and </w:t>
      </w:r>
      <w:proofErr w:type="spellStart"/>
      <w:r w:rsidR="00ED0999">
        <w:t>TargetDate</w:t>
      </w:r>
      <w:proofErr w:type="spellEnd"/>
      <w:r w:rsidR="00ED0999">
        <w:t xml:space="preserve"> for this job (calculated during DDQ)</w:t>
      </w:r>
    </w:p>
    <w:p w14:paraId="70ADD15E" w14:textId="23D9B021" w:rsidR="00ED0999" w:rsidRDefault="00ED0999" w:rsidP="009A75CF">
      <w:pPr>
        <w:pStyle w:val="ListParagraph"/>
        <w:numPr>
          <w:ilvl w:val="1"/>
          <w:numId w:val="16"/>
        </w:numPr>
      </w:pPr>
      <w:r>
        <w:t>For each path</w:t>
      </w:r>
      <w:r w:rsidR="007402A7">
        <w:t xml:space="preserve"> get the steps in reverse (starting from packaging all the way till first operation)</w:t>
      </w:r>
    </w:p>
    <w:p w14:paraId="3CE37C43" w14:textId="0BFE656A" w:rsidR="007402A7" w:rsidRDefault="007402A7" w:rsidP="009A75CF">
      <w:pPr>
        <w:pStyle w:val="ListParagraph"/>
        <w:numPr>
          <w:ilvl w:val="1"/>
          <w:numId w:val="16"/>
        </w:numPr>
      </w:pPr>
      <w:r>
        <w:t>Loop for each step</w:t>
      </w:r>
    </w:p>
    <w:p w14:paraId="470719FB" w14:textId="66347280" w:rsidR="007402A7" w:rsidRDefault="00D206DC" w:rsidP="007402A7">
      <w:pPr>
        <w:pStyle w:val="ListParagraph"/>
        <w:numPr>
          <w:ilvl w:val="2"/>
          <w:numId w:val="16"/>
        </w:numPr>
      </w:pPr>
      <w:r>
        <w:t xml:space="preserve">Get the processing time (touch time), </w:t>
      </w:r>
      <w:proofErr w:type="spellStart"/>
      <w:r>
        <w:t>typeA</w:t>
      </w:r>
      <w:proofErr w:type="spellEnd"/>
      <w:r>
        <w:t xml:space="preserve"> / </w:t>
      </w:r>
      <w:proofErr w:type="spellStart"/>
      <w:r>
        <w:t>typeB</w:t>
      </w:r>
      <w:proofErr w:type="spellEnd"/>
      <w:r>
        <w:t xml:space="preserve"> / Swab hours</w:t>
      </w:r>
    </w:p>
    <w:p w14:paraId="414EEB36" w14:textId="0D62D589" w:rsidR="00D206DC" w:rsidRDefault="00C327D8" w:rsidP="007402A7">
      <w:pPr>
        <w:pStyle w:val="ListParagraph"/>
        <w:numPr>
          <w:ilvl w:val="2"/>
          <w:numId w:val="16"/>
        </w:numPr>
      </w:pPr>
      <w:r>
        <w:t xml:space="preserve">If this operation (step) is a </w:t>
      </w:r>
      <w:hyperlink w:anchor="QCTimeBuffer" w:history="1">
        <w:proofErr w:type="spellStart"/>
        <w:r w:rsidRPr="00C327D8">
          <w:rPr>
            <w:rStyle w:val="Hyperlink"/>
          </w:rPr>
          <w:t>TimeBuffer</w:t>
        </w:r>
        <w:proofErr w:type="spellEnd"/>
      </w:hyperlink>
      <w:r>
        <w:t xml:space="preserve">, then just SUBTRACT </w:t>
      </w:r>
      <w:r w:rsidR="00CF1A0E">
        <w:t xml:space="preserve">the </w:t>
      </w:r>
      <w:proofErr w:type="spellStart"/>
      <w:r w:rsidR="00CF1A0E">
        <w:t>qC</w:t>
      </w:r>
      <w:proofErr w:type="spellEnd"/>
      <w:r w:rsidR="00CF1A0E">
        <w:t xml:space="preserve"> time and record start and end and process the next STEP</w:t>
      </w:r>
    </w:p>
    <w:p w14:paraId="44AE0395" w14:textId="6465D48F" w:rsidR="00241471" w:rsidRDefault="00241471" w:rsidP="007402A7">
      <w:pPr>
        <w:pStyle w:val="ListParagraph"/>
        <w:numPr>
          <w:ilvl w:val="2"/>
          <w:numId w:val="16"/>
        </w:numPr>
      </w:pPr>
      <w:r>
        <w:lastRenderedPageBreak/>
        <w:t>If this is the packaging operation (1</w:t>
      </w:r>
      <w:r w:rsidRPr="00241471">
        <w:rPr>
          <w:vertAlign w:val="superscript"/>
        </w:rPr>
        <w:t>st</w:t>
      </w:r>
      <w:r>
        <w:t xml:space="preserve"> operation in reverse) we will schedule this operation as FORWARD </w:t>
      </w:r>
      <w:r w:rsidR="00D97336">
        <w:t>scheduling – all other operations will be REVERSE scheduled</w:t>
      </w:r>
    </w:p>
    <w:p w14:paraId="3D74B577" w14:textId="70A34CF6" w:rsidR="00D97336" w:rsidRDefault="00D97336" w:rsidP="007402A7">
      <w:pPr>
        <w:pStyle w:val="ListParagraph"/>
        <w:numPr>
          <w:ilvl w:val="2"/>
          <w:numId w:val="16"/>
        </w:numPr>
      </w:pPr>
      <w:r>
        <w:t xml:space="preserve">If first STEP, then take the start of last step </w:t>
      </w:r>
      <w:r w:rsidR="00046616">
        <w:t xml:space="preserve">and subtract the inter-stage buffer. Else get the </w:t>
      </w:r>
      <w:r w:rsidR="00E93DF7">
        <w:t>start time of the successor jobs and subtract the inter-stage buffer</w:t>
      </w:r>
    </w:p>
    <w:p w14:paraId="422CE1BF" w14:textId="524E1835" w:rsidR="00046616" w:rsidRDefault="001A3A8F" w:rsidP="007402A7">
      <w:pPr>
        <w:pStyle w:val="ListParagraph"/>
        <w:numPr>
          <w:ilvl w:val="2"/>
          <w:numId w:val="16"/>
        </w:numPr>
      </w:pPr>
      <w:r>
        <w:t xml:space="preserve">Currently this is NOT handling CO’s so </w:t>
      </w:r>
      <w:proofErr w:type="spellStart"/>
      <w:r>
        <w:t>prev</w:t>
      </w:r>
      <w:proofErr w:type="spellEnd"/>
      <w:r>
        <w:t>-next job is just calculated but not used</w:t>
      </w:r>
    </w:p>
    <w:p w14:paraId="391C069F" w14:textId="687F9B97" w:rsidR="001A3A8F" w:rsidRDefault="001A3A8F" w:rsidP="007402A7">
      <w:pPr>
        <w:pStyle w:val="ListParagraph"/>
        <w:numPr>
          <w:ilvl w:val="2"/>
          <w:numId w:val="16"/>
        </w:numPr>
      </w:pPr>
      <w:r>
        <w:t xml:space="preserve">If the machine of the STEP has </w:t>
      </w:r>
      <w:r w:rsidR="00B61287">
        <w:t>no jobs then just schedule the batches. Else (for now) do the SAME i.e. schedule the batches only</w:t>
      </w:r>
    </w:p>
    <w:p w14:paraId="1F96191E" w14:textId="5F93BCB1" w:rsidR="001D21C3" w:rsidRDefault="001D21C3" w:rsidP="001D21C3">
      <w:pPr>
        <w:pStyle w:val="ListParagraph"/>
        <w:numPr>
          <w:ilvl w:val="2"/>
          <w:numId w:val="16"/>
        </w:numPr>
      </w:pPr>
      <w:r>
        <w:t>If the “</w:t>
      </w:r>
      <w:r w:rsidRPr="001D21C3">
        <w:t>_</w:t>
      </w:r>
      <w:proofErr w:type="spellStart"/>
      <w:r w:rsidRPr="001D21C3">
        <w:t>schdJobBatches</w:t>
      </w:r>
      <w:proofErr w:type="spellEnd"/>
      <w:r>
        <w:t xml:space="preserve">” function fails to find the </w:t>
      </w:r>
      <w:r w:rsidR="00FA6FC2">
        <w:t xml:space="preserve">any continuous slots with FREE status, it will return NONE. This indicates </w:t>
      </w:r>
      <w:r w:rsidR="00FA6FC2" w:rsidRPr="004F1D2E">
        <w:rPr>
          <w:color w:val="EE0000"/>
        </w:rPr>
        <w:t xml:space="preserve">failure of the PATH </w:t>
      </w:r>
      <w:r w:rsidR="00FA6FC2">
        <w:t>and not the JOB</w:t>
      </w:r>
      <w:r w:rsidR="00E372C5">
        <w:t>. If path fails, look for next path</w:t>
      </w:r>
    </w:p>
    <w:p w14:paraId="5AFA254E" w14:textId="2FD908E9" w:rsidR="004F1D2E" w:rsidRDefault="004F1D2E" w:rsidP="005700EB">
      <w:pPr>
        <w:pStyle w:val="ListParagraph"/>
        <w:numPr>
          <w:ilvl w:val="2"/>
          <w:numId w:val="16"/>
        </w:numPr>
      </w:pPr>
      <w:r>
        <w:t>Record all the data relate</w:t>
      </w:r>
      <w:r w:rsidR="003B1E98">
        <w:t xml:space="preserve">d to this step. Save the current step as </w:t>
      </w:r>
      <w:proofErr w:type="spellStart"/>
      <w:r w:rsidR="003B1E98">
        <w:t>prevStep</w:t>
      </w:r>
      <w:proofErr w:type="spellEnd"/>
      <w:r w:rsidR="003B1E98">
        <w:t xml:space="preserve"> and </w:t>
      </w:r>
      <w:r w:rsidR="005700EB">
        <w:t xml:space="preserve">start of job as </w:t>
      </w:r>
      <w:r w:rsidR="005700EB" w:rsidRPr="005700EB">
        <w:t>_</w:t>
      </w:r>
      <w:proofErr w:type="spellStart"/>
      <w:r w:rsidR="005700EB" w:rsidRPr="005700EB">
        <w:t>lastStTime</w:t>
      </w:r>
      <w:proofErr w:type="spellEnd"/>
    </w:p>
    <w:p w14:paraId="54B8AB42" w14:textId="18EBEEA0" w:rsidR="00B61287" w:rsidRDefault="005700EB" w:rsidP="00517D18">
      <w:pPr>
        <w:pStyle w:val="ListParagraph"/>
        <w:numPr>
          <w:ilvl w:val="1"/>
          <w:numId w:val="16"/>
        </w:numPr>
      </w:pPr>
      <w:r>
        <w:t xml:space="preserve">Once all the PATHs are processed, </w:t>
      </w:r>
      <w:r w:rsidR="00517D18">
        <w:t>select the best path (</w:t>
      </w:r>
      <w:r w:rsidR="00517D18" w:rsidRPr="00517D18">
        <w:t>_</w:t>
      </w:r>
      <w:proofErr w:type="spellStart"/>
      <w:r w:rsidR="00517D18" w:rsidRPr="00517D18">
        <w:t>selectScheduledPath</w:t>
      </w:r>
      <w:proofErr w:type="spellEnd"/>
      <w:r w:rsidR="00517D18">
        <w:t>)</w:t>
      </w:r>
    </w:p>
    <w:p w14:paraId="580050BB" w14:textId="2E5E7529" w:rsidR="00517D18" w:rsidRDefault="00517D18" w:rsidP="005700EB">
      <w:pPr>
        <w:pStyle w:val="ListParagraph"/>
        <w:numPr>
          <w:ilvl w:val="1"/>
          <w:numId w:val="16"/>
        </w:numPr>
      </w:pPr>
      <w:r>
        <w:t xml:space="preserve">If there are no feasible paths the </w:t>
      </w:r>
      <w:r w:rsidRPr="00517D18">
        <w:rPr>
          <w:color w:val="EE0000"/>
        </w:rPr>
        <w:t>JOB FAIL</w:t>
      </w:r>
      <w:r>
        <w:t>s now</w:t>
      </w:r>
    </w:p>
    <w:p w14:paraId="30B03398" w14:textId="4AC59F85" w:rsidR="00517D18" w:rsidRDefault="00517D18" w:rsidP="005700EB">
      <w:pPr>
        <w:pStyle w:val="ListParagraph"/>
        <w:numPr>
          <w:ilvl w:val="1"/>
          <w:numId w:val="16"/>
        </w:numPr>
      </w:pPr>
      <w:r>
        <w:t xml:space="preserve">If there is path, </w:t>
      </w:r>
      <w:r w:rsidR="00E6448D">
        <w:t xml:space="preserve">record the data of the selected PATH </w:t>
      </w:r>
      <w:r w:rsidR="00CC0520">
        <w:t>so that it’s visible to next jobs</w:t>
      </w:r>
    </w:p>
    <w:p w14:paraId="017DA74A" w14:textId="77777777" w:rsidR="009A75CF" w:rsidRPr="00E818E4" w:rsidRDefault="009A75CF" w:rsidP="009A75CF">
      <w:pPr>
        <w:pStyle w:val="ListParagraph"/>
        <w:numPr>
          <w:ilvl w:val="0"/>
          <w:numId w:val="16"/>
        </w:numPr>
        <w:rPr>
          <w:lang w:val="en-US"/>
        </w:rPr>
      </w:pPr>
      <w:r w:rsidRPr="00E818E4">
        <w:rPr>
          <w:lang w:val="en-US"/>
        </w:rPr>
        <w:t>Export the data for report generation – this is interim output</w:t>
      </w:r>
    </w:p>
    <w:p w14:paraId="4C877A9A" w14:textId="77777777" w:rsidR="009A75CF" w:rsidRPr="00E818E4" w:rsidRDefault="009A75CF" w:rsidP="009A75CF">
      <w:pPr>
        <w:rPr>
          <w:rFonts w:asciiTheme="minorHAnsi" w:hAnsiTheme="minorHAnsi"/>
          <w:lang w:val="en-US"/>
        </w:rPr>
      </w:pPr>
    </w:p>
    <w:p w14:paraId="0477530C" w14:textId="77777777" w:rsidR="009A75CF" w:rsidRPr="00E818E4" w:rsidRDefault="009A75CF" w:rsidP="009A75CF">
      <w:pPr>
        <w:pStyle w:val="Heading3"/>
        <w:rPr>
          <w:lang w:val="en-US"/>
        </w:rPr>
      </w:pPr>
      <w:r w:rsidRPr="00E818E4">
        <w:rPr>
          <w:lang w:val="en-US"/>
        </w:rPr>
        <w:t>Report Generation (</w:t>
      </w:r>
      <w:r w:rsidRPr="00E818E4">
        <w:t>AjantaDHJGenReport.py)</w:t>
      </w:r>
      <w:r w:rsidRPr="00E818E4">
        <w:rPr>
          <w:lang w:val="en-US"/>
        </w:rPr>
        <w:t>:</w:t>
      </w:r>
    </w:p>
    <w:p w14:paraId="70B99DEA" w14:textId="6BA8A678" w:rsidR="009A75CF" w:rsidRPr="00E818E4" w:rsidRDefault="003B07AB" w:rsidP="009A75CF">
      <w:pPr>
        <w:rPr>
          <w:rFonts w:asciiTheme="minorHAnsi" w:hAnsiTheme="minorHAnsi"/>
          <w:lang w:val="en-US"/>
        </w:rPr>
      </w:pPr>
      <w:r w:rsidRPr="00E818E4">
        <w:rPr>
          <w:rFonts w:asciiTheme="minorHAnsi" w:hAnsiTheme="minorHAnsi"/>
          <w:lang w:val="en-US"/>
        </w:rPr>
        <w:t>Here we generate following outputs</w:t>
      </w:r>
    </w:p>
    <w:p w14:paraId="6EC175A8" w14:textId="02481570" w:rsidR="003B07AB" w:rsidRPr="00E818E4" w:rsidRDefault="003B07AB" w:rsidP="003B07AB">
      <w:pPr>
        <w:pStyle w:val="ListParagraph"/>
        <w:numPr>
          <w:ilvl w:val="0"/>
          <w:numId w:val="17"/>
        </w:numPr>
        <w:rPr>
          <w:lang w:val="en-US"/>
        </w:rPr>
      </w:pPr>
      <w:r w:rsidRPr="00E818E4">
        <w:rPr>
          <w:lang w:val="en-US"/>
        </w:rPr>
        <w:t xml:space="preserve">Final </w:t>
      </w:r>
      <w:r w:rsidR="006E0633" w:rsidRPr="00E818E4">
        <w:rPr>
          <w:lang w:val="en-US"/>
        </w:rPr>
        <w:t xml:space="preserve">Calendar </w:t>
      </w:r>
      <w:r w:rsidRPr="00E818E4">
        <w:rPr>
          <w:lang w:val="en-US"/>
        </w:rPr>
        <w:t>Schedule</w:t>
      </w:r>
    </w:p>
    <w:p w14:paraId="2586DA51" w14:textId="71F882CA" w:rsidR="003B07AB" w:rsidRPr="00E818E4" w:rsidRDefault="006E0633" w:rsidP="003B07AB">
      <w:pPr>
        <w:pStyle w:val="ListParagraph"/>
        <w:numPr>
          <w:ilvl w:val="0"/>
          <w:numId w:val="17"/>
        </w:numPr>
        <w:rPr>
          <w:lang w:val="en-US"/>
        </w:rPr>
      </w:pPr>
      <w:r w:rsidRPr="00E818E4">
        <w:rPr>
          <w:lang w:val="en-US"/>
        </w:rPr>
        <w:t>Batch wise summary</w:t>
      </w:r>
    </w:p>
    <w:p w14:paraId="032529C3" w14:textId="5E8ECC28" w:rsidR="006E0633" w:rsidRPr="00E818E4" w:rsidRDefault="006E0633" w:rsidP="003B07AB">
      <w:pPr>
        <w:pStyle w:val="ListParagraph"/>
        <w:numPr>
          <w:ilvl w:val="0"/>
          <w:numId w:val="17"/>
        </w:numPr>
        <w:rPr>
          <w:lang w:val="en-US"/>
        </w:rPr>
      </w:pPr>
      <w:r w:rsidRPr="00E818E4">
        <w:rPr>
          <w:lang w:val="en-US"/>
        </w:rPr>
        <w:t>All PATH &amp; STEP details (for debugging only)</w:t>
      </w:r>
    </w:p>
    <w:p w14:paraId="312C1BCA" w14:textId="77777777" w:rsidR="00373EAF" w:rsidRPr="00E818E4" w:rsidRDefault="00373EAF" w:rsidP="00CD25DF">
      <w:pPr>
        <w:rPr>
          <w:rFonts w:asciiTheme="minorHAnsi" w:hAnsiTheme="minorHAnsi"/>
        </w:rPr>
      </w:pPr>
    </w:p>
    <w:p w14:paraId="212188C5" w14:textId="3457996A" w:rsidR="003C395C" w:rsidRPr="00E818E4" w:rsidRDefault="003C395C" w:rsidP="003C395C">
      <w:pPr>
        <w:pStyle w:val="Heading4"/>
      </w:pPr>
      <w:r w:rsidRPr="00E818E4">
        <w:t>Final Calendar Schedule</w:t>
      </w:r>
    </w:p>
    <w:p w14:paraId="22824847" w14:textId="1C61C512" w:rsidR="003C395C" w:rsidRPr="00E818E4" w:rsidRDefault="003C395C" w:rsidP="00CD25DF">
      <w:pPr>
        <w:rPr>
          <w:rFonts w:asciiTheme="minorHAnsi" w:hAnsiTheme="minorHAnsi"/>
        </w:rPr>
      </w:pPr>
      <w:r w:rsidRPr="00E818E4">
        <w:rPr>
          <w:rFonts w:asciiTheme="minorHAnsi" w:hAnsiTheme="minorHAnsi"/>
        </w:rPr>
        <w:t xml:space="preserve">Read the </w:t>
      </w:r>
      <w:r w:rsidR="00306057" w:rsidRPr="00E818E4">
        <w:rPr>
          <w:rFonts w:asciiTheme="minorHAnsi" w:hAnsiTheme="minorHAnsi"/>
        </w:rPr>
        <w:t xml:space="preserve">capacity </w:t>
      </w:r>
      <w:r w:rsidRPr="00E818E4">
        <w:rPr>
          <w:rFonts w:asciiTheme="minorHAnsi" w:hAnsiTheme="minorHAnsi"/>
        </w:rPr>
        <w:t xml:space="preserve">calendar </w:t>
      </w:r>
      <w:r w:rsidR="00306057" w:rsidRPr="00E818E4">
        <w:rPr>
          <w:rFonts w:asciiTheme="minorHAnsi" w:hAnsiTheme="minorHAnsi"/>
        </w:rPr>
        <w:t>and identify machines that are in packing (remember 1 SFG can go into multiple FG’s)</w:t>
      </w:r>
    </w:p>
    <w:p w14:paraId="0A0F958F" w14:textId="2068F925" w:rsidR="006E3C0D" w:rsidRPr="00E818E4" w:rsidRDefault="006E3C0D" w:rsidP="00CD25DF">
      <w:pPr>
        <w:rPr>
          <w:rFonts w:asciiTheme="minorHAnsi" w:hAnsiTheme="minorHAnsi"/>
        </w:rPr>
      </w:pPr>
      <w:r w:rsidRPr="00E818E4">
        <w:rPr>
          <w:rFonts w:asciiTheme="minorHAnsi" w:hAnsiTheme="minorHAnsi"/>
        </w:rPr>
        <w:t>Read the attributes required</w:t>
      </w:r>
      <w:r w:rsidR="00EA33BE" w:rsidRPr="00E818E4">
        <w:rPr>
          <w:rFonts w:asciiTheme="minorHAnsi" w:hAnsiTheme="minorHAnsi"/>
        </w:rPr>
        <w:t xml:space="preserve"> – we generate a map of BATCH and attributes for easy reference and lookup performance</w:t>
      </w:r>
      <w:r w:rsidR="00790389" w:rsidRPr="00E818E4">
        <w:rPr>
          <w:rFonts w:asciiTheme="minorHAnsi" w:hAnsiTheme="minorHAnsi"/>
        </w:rPr>
        <w:t xml:space="preserve"> (_</w:t>
      </w:r>
      <w:proofErr w:type="spellStart"/>
      <w:r w:rsidR="00790389" w:rsidRPr="00E818E4">
        <w:rPr>
          <w:rFonts w:asciiTheme="minorHAnsi" w:hAnsiTheme="minorHAnsi"/>
        </w:rPr>
        <w:t>attribMap</w:t>
      </w:r>
      <w:proofErr w:type="spellEnd"/>
      <w:r w:rsidR="00790389" w:rsidRPr="00E818E4">
        <w:rPr>
          <w:rFonts w:asciiTheme="minorHAnsi" w:hAnsiTheme="minorHAnsi"/>
        </w:rPr>
        <w:t>)</w:t>
      </w:r>
    </w:p>
    <w:p w14:paraId="71516B35" w14:textId="43D50331" w:rsidR="004F7748" w:rsidRPr="00E818E4" w:rsidRDefault="001A348C" w:rsidP="00CD25DF">
      <w:pPr>
        <w:rPr>
          <w:rFonts w:asciiTheme="minorHAnsi" w:hAnsiTheme="minorHAnsi"/>
        </w:rPr>
      </w:pPr>
      <w:r w:rsidRPr="00E818E4">
        <w:rPr>
          <w:rFonts w:asciiTheme="minorHAnsi" w:hAnsiTheme="minorHAnsi"/>
        </w:rPr>
        <w:t xml:space="preserve">Read the scheduler generated output </w:t>
      </w:r>
      <w:r w:rsidR="004F7748" w:rsidRPr="00E818E4">
        <w:rPr>
          <w:rFonts w:asciiTheme="minorHAnsi" w:hAnsiTheme="minorHAnsi"/>
        </w:rPr>
        <w:t xml:space="preserve"> (</w:t>
      </w:r>
      <w:proofErr w:type="spellStart"/>
      <w:r w:rsidR="004F7748" w:rsidRPr="00E818E4">
        <w:rPr>
          <w:rFonts w:asciiTheme="minorHAnsi" w:hAnsiTheme="minorHAnsi"/>
        </w:rPr>
        <w:t>FinalSchedule.parquet</w:t>
      </w:r>
      <w:proofErr w:type="spellEnd"/>
      <w:r w:rsidR="004F7748" w:rsidRPr="00E818E4">
        <w:rPr>
          <w:rFonts w:asciiTheme="minorHAnsi" w:hAnsiTheme="minorHAnsi"/>
        </w:rPr>
        <w:t>)</w:t>
      </w:r>
    </w:p>
    <w:p w14:paraId="348ABDFE" w14:textId="0D6E23B5" w:rsidR="004F7748" w:rsidRPr="00E818E4" w:rsidRDefault="004F7748" w:rsidP="004F7748">
      <w:pPr>
        <w:pStyle w:val="ListParagraph"/>
        <w:numPr>
          <w:ilvl w:val="0"/>
          <w:numId w:val="14"/>
        </w:numPr>
      </w:pPr>
      <w:r w:rsidRPr="00E818E4">
        <w:t xml:space="preserve">This contains </w:t>
      </w:r>
      <w:r w:rsidR="00D43AF7" w:rsidRPr="00E818E4">
        <w:t>machine ID’s as columns and hourly slot as Index</w:t>
      </w:r>
    </w:p>
    <w:p w14:paraId="2D8B2814" w14:textId="16028790" w:rsidR="00AD641B" w:rsidRPr="00E818E4" w:rsidRDefault="00AD641B" w:rsidP="004F7748">
      <w:pPr>
        <w:pStyle w:val="ListParagraph"/>
        <w:numPr>
          <w:ilvl w:val="0"/>
          <w:numId w:val="14"/>
        </w:numPr>
      </w:pPr>
      <w:r w:rsidRPr="00E818E4">
        <w:t xml:space="preserve">Curate the data by replacing the </w:t>
      </w:r>
      <w:r w:rsidR="00B43A6C" w:rsidRPr="00E818E4">
        <w:t>text with readable stuff</w:t>
      </w:r>
    </w:p>
    <w:p w14:paraId="6E792267" w14:textId="70A93AB3" w:rsidR="00B43A6C" w:rsidRPr="00E818E4" w:rsidRDefault="00B43A6C" w:rsidP="00B43A6C">
      <w:pPr>
        <w:pStyle w:val="ListParagraph"/>
        <w:numPr>
          <w:ilvl w:val="1"/>
          <w:numId w:val="14"/>
        </w:numPr>
      </w:pPr>
      <w:r w:rsidRPr="00E818E4">
        <w:t xml:space="preserve">E.g. </w:t>
      </w:r>
      <w:r w:rsidR="004067C1" w:rsidRPr="00E818E4">
        <w:t xml:space="preserve">extract the batch number from </w:t>
      </w:r>
      <w:r w:rsidRPr="00E818E4">
        <w:t xml:space="preserve">“occupied” </w:t>
      </w:r>
      <w:r w:rsidR="004067C1" w:rsidRPr="00E818E4">
        <w:t>slots</w:t>
      </w:r>
    </w:p>
    <w:p w14:paraId="08E1049A" w14:textId="6E49C195" w:rsidR="004067C1" w:rsidRPr="00E818E4" w:rsidRDefault="004067C1" w:rsidP="00B43A6C">
      <w:pPr>
        <w:pStyle w:val="ListParagraph"/>
        <w:numPr>
          <w:ilvl w:val="1"/>
          <w:numId w:val="14"/>
        </w:numPr>
      </w:pPr>
      <w:r w:rsidRPr="00E818E4">
        <w:t xml:space="preserve">Replace 'Non-Working” with “*~~*” (for </w:t>
      </w:r>
      <w:r w:rsidR="00257EA6" w:rsidRPr="00E818E4">
        <w:t>excel conditional formatting)</w:t>
      </w:r>
    </w:p>
    <w:p w14:paraId="70F2A5DB" w14:textId="759EFFF0" w:rsidR="00A90F7A" w:rsidRPr="00E818E4" w:rsidRDefault="005A1D06" w:rsidP="00927992">
      <w:pPr>
        <w:pStyle w:val="ListParagraph"/>
        <w:numPr>
          <w:ilvl w:val="0"/>
          <w:numId w:val="14"/>
        </w:numPr>
      </w:pPr>
      <w:r w:rsidRPr="00E818E4">
        <w:t>We need to aggregate hourly slots to shift wise (8 hour shifts)</w:t>
      </w:r>
      <w:r w:rsidR="00E3211B" w:rsidRPr="00E818E4">
        <w:t xml:space="preserve">. This is done by function </w:t>
      </w:r>
      <w:r w:rsidR="00F6173B" w:rsidRPr="00E818E4">
        <w:t>“</w:t>
      </w:r>
      <w:proofErr w:type="spellStart"/>
      <w:r w:rsidR="00F6173B" w:rsidRPr="00E818E4">
        <w:t>generateGrouping</w:t>
      </w:r>
      <w:proofErr w:type="spellEnd"/>
      <w:r w:rsidR="00F6173B" w:rsidRPr="00E818E4">
        <w:t>”</w:t>
      </w:r>
      <w:r w:rsidR="009254AA" w:rsidRPr="00E818E4">
        <w:t xml:space="preserve">. Here the entire hourly </w:t>
      </w:r>
      <w:proofErr w:type="spellStart"/>
      <w:r w:rsidR="009254AA" w:rsidRPr="00E818E4">
        <w:t>dataframe</w:t>
      </w:r>
      <w:proofErr w:type="spellEnd"/>
      <w:r w:rsidR="009254AA" w:rsidRPr="00E818E4">
        <w:t xml:space="preserve"> is converted to </w:t>
      </w:r>
      <w:r w:rsidR="00DE3E18" w:rsidRPr="00E818E4">
        <w:t xml:space="preserve">shift wise output. All the duplicate entries will get </w:t>
      </w:r>
      <w:proofErr w:type="spellStart"/>
      <w:r w:rsidR="00DE3E18" w:rsidRPr="00E818E4">
        <w:t>convered</w:t>
      </w:r>
      <w:proofErr w:type="spellEnd"/>
      <w:r w:rsidR="00DE3E18" w:rsidRPr="00E818E4">
        <w:t xml:space="preserve"> to single. Here is a </w:t>
      </w:r>
      <w:r w:rsidR="008C3FF7" w:rsidRPr="00E818E4">
        <w:t>sample of what is happening</w:t>
      </w:r>
      <w:r w:rsidR="00A63AFF" w:rsidRPr="00E818E4">
        <w:t xml:space="preserve"> (let’s take one machine Granulation-1)</w:t>
      </w:r>
    </w:p>
    <w:p w14:paraId="35070624" w14:textId="77777777" w:rsidR="00A90F7A" w:rsidRPr="00E818E4" w:rsidRDefault="00A90F7A" w:rsidP="00A63AFF">
      <w:pPr>
        <w:pStyle w:val="ListParagraph"/>
        <w:rPr>
          <w:noProof/>
          <w14:ligatures w14:val="standardContextual"/>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8"/>
        <w:gridCol w:w="757"/>
        <w:gridCol w:w="4195"/>
      </w:tblGrid>
      <w:tr w:rsidR="00A90F7A" w:rsidRPr="00E818E4" w14:paraId="23C6E64C" w14:textId="77777777" w:rsidTr="0063571C">
        <w:tc>
          <w:tcPr>
            <w:tcW w:w="3338" w:type="dxa"/>
          </w:tcPr>
          <w:p w14:paraId="6C17F97A" w14:textId="4C55694C" w:rsidR="00A90F7A" w:rsidRPr="00E818E4" w:rsidRDefault="00A90F7A" w:rsidP="00A63AFF">
            <w:pPr>
              <w:pStyle w:val="ListParagraph"/>
              <w:ind w:left="0"/>
              <w:rPr>
                <w:noProof/>
                <w14:ligatures w14:val="standardContextual"/>
              </w:rPr>
            </w:pPr>
            <w:r w:rsidRPr="00E818E4">
              <w:rPr>
                <w:noProof/>
              </w:rPr>
              <w:lastRenderedPageBreak/>
              <w:drawing>
                <wp:inline distT="0" distB="0" distL="0" distR="0" wp14:anchorId="03B56D04" wp14:editId="5441E07A">
                  <wp:extent cx="1792629" cy="3147646"/>
                  <wp:effectExtent l="0" t="0" r="0" b="2540"/>
                  <wp:docPr id="442106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06509" name="Picture 1" descr="A screenshot of a computer&#10;&#10;AI-generated content may be incorrect."/>
                          <pic:cNvPicPr/>
                        </pic:nvPicPr>
                        <pic:blipFill>
                          <a:blip r:embed="rId11"/>
                          <a:stretch>
                            <a:fillRect/>
                          </a:stretch>
                        </pic:blipFill>
                        <pic:spPr>
                          <a:xfrm>
                            <a:off x="0" y="0"/>
                            <a:ext cx="1801921" cy="3163961"/>
                          </a:xfrm>
                          <a:prstGeom prst="rect">
                            <a:avLst/>
                          </a:prstGeom>
                        </pic:spPr>
                      </pic:pic>
                    </a:graphicData>
                  </a:graphic>
                </wp:inline>
              </w:drawing>
            </w:r>
          </w:p>
        </w:tc>
        <w:tc>
          <w:tcPr>
            <w:tcW w:w="757" w:type="dxa"/>
          </w:tcPr>
          <w:p w14:paraId="6ECAB068" w14:textId="77777777" w:rsidR="00A90F7A" w:rsidRPr="00E818E4" w:rsidRDefault="00A90F7A" w:rsidP="00A63AFF">
            <w:pPr>
              <w:pStyle w:val="ListParagraph"/>
              <w:ind w:left="0"/>
              <w:rPr>
                <w:noProof/>
                <w14:ligatures w14:val="standardContextual"/>
              </w:rPr>
            </w:pPr>
          </w:p>
        </w:tc>
        <w:tc>
          <w:tcPr>
            <w:tcW w:w="4195" w:type="dxa"/>
            <w:vAlign w:val="center"/>
          </w:tcPr>
          <w:p w14:paraId="70DE85FB" w14:textId="36961FA0" w:rsidR="00A90F7A" w:rsidRPr="00E818E4" w:rsidRDefault="00A90F7A" w:rsidP="0063571C">
            <w:pPr>
              <w:pStyle w:val="ListParagraph"/>
              <w:ind w:left="0"/>
              <w:jc w:val="center"/>
              <w:rPr>
                <w:noProof/>
                <w14:ligatures w14:val="standardContextual"/>
              </w:rPr>
            </w:pPr>
            <w:r w:rsidRPr="00E818E4">
              <w:rPr>
                <w:noProof/>
              </w:rPr>
              <w:drawing>
                <wp:inline distT="0" distB="0" distL="0" distR="0" wp14:anchorId="38481039" wp14:editId="3FA31F0B">
                  <wp:extent cx="1915290" cy="1239715"/>
                  <wp:effectExtent l="0" t="0" r="2540" b="5080"/>
                  <wp:docPr id="792364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64953" name="Picture 1" descr="A screenshot of a computer&#10;&#10;AI-generated content may be incorrect."/>
                          <pic:cNvPicPr/>
                        </pic:nvPicPr>
                        <pic:blipFill>
                          <a:blip r:embed="rId12"/>
                          <a:stretch>
                            <a:fillRect/>
                          </a:stretch>
                        </pic:blipFill>
                        <pic:spPr>
                          <a:xfrm>
                            <a:off x="0" y="0"/>
                            <a:ext cx="1939522" cy="1255399"/>
                          </a:xfrm>
                          <a:prstGeom prst="rect">
                            <a:avLst/>
                          </a:prstGeom>
                        </pic:spPr>
                      </pic:pic>
                    </a:graphicData>
                  </a:graphic>
                </wp:inline>
              </w:drawing>
            </w:r>
          </w:p>
        </w:tc>
      </w:tr>
    </w:tbl>
    <w:p w14:paraId="36553314" w14:textId="64C35844" w:rsidR="005A1D06" w:rsidRPr="00E818E4" w:rsidRDefault="005A1D06" w:rsidP="00BD1103">
      <w:pPr>
        <w:rPr>
          <w:rFonts w:asciiTheme="minorHAnsi" w:hAnsiTheme="minorHAnsi"/>
        </w:rPr>
      </w:pPr>
    </w:p>
    <w:p w14:paraId="53ADA3AD" w14:textId="1B9E0CBF" w:rsidR="005A1D06" w:rsidRPr="00E818E4" w:rsidRDefault="00ED1BC3" w:rsidP="004F7748">
      <w:pPr>
        <w:pStyle w:val="ListParagraph"/>
        <w:numPr>
          <w:ilvl w:val="0"/>
          <w:numId w:val="14"/>
        </w:numPr>
      </w:pPr>
      <w:r w:rsidRPr="00E818E4">
        <w:t>Add the machine names</w:t>
      </w:r>
      <w:r w:rsidR="00A042BB" w:rsidRPr="00E818E4">
        <w:t xml:space="preserve"> (in addition to the machine ID’s)</w:t>
      </w:r>
      <w:r w:rsidR="00043258" w:rsidRPr="00E818E4">
        <w:t xml:space="preserve"> at the top of </w:t>
      </w:r>
      <w:proofErr w:type="spellStart"/>
      <w:r w:rsidR="00043258" w:rsidRPr="00E818E4">
        <w:t>dataframe</w:t>
      </w:r>
      <w:proofErr w:type="spellEnd"/>
    </w:p>
    <w:p w14:paraId="58003A85" w14:textId="77777777" w:rsidR="009904A9" w:rsidRPr="00E818E4" w:rsidRDefault="0037156E" w:rsidP="003B7468">
      <w:pPr>
        <w:pStyle w:val="ListParagraph"/>
        <w:numPr>
          <w:ilvl w:val="0"/>
          <w:numId w:val="14"/>
        </w:numPr>
      </w:pPr>
      <w:r w:rsidRPr="00E818E4">
        <w:t>Update the text in columns to the one specified</w:t>
      </w:r>
      <w:r w:rsidR="009904A9" w:rsidRPr="00E818E4">
        <w:t xml:space="preserve">. </w:t>
      </w:r>
      <w:r w:rsidRPr="00E818E4">
        <w:t xml:space="preserve">This is done in </w:t>
      </w:r>
      <w:r w:rsidR="009904A9" w:rsidRPr="00E818E4">
        <w:t>“</w:t>
      </w:r>
      <w:proofErr w:type="spellStart"/>
      <w:r w:rsidR="009904A9" w:rsidRPr="00E818E4">
        <w:t>updatePCO</w:t>
      </w:r>
      <w:proofErr w:type="spellEnd"/>
      <w:r w:rsidR="009904A9" w:rsidRPr="00E818E4">
        <w:t>”</w:t>
      </w:r>
    </w:p>
    <w:p w14:paraId="249B701A" w14:textId="51326082" w:rsidR="009904A9" w:rsidRPr="00E818E4" w:rsidRDefault="00425B01" w:rsidP="009904A9">
      <w:pPr>
        <w:pStyle w:val="ListParagraph"/>
        <w:numPr>
          <w:ilvl w:val="0"/>
          <w:numId w:val="18"/>
        </w:numPr>
      </w:pPr>
      <w:r w:rsidRPr="00E818E4">
        <w:t xml:space="preserve">Change </w:t>
      </w:r>
      <w:proofErr w:type="spellStart"/>
      <w:r w:rsidRPr="00E818E4">
        <w:t>TypeB</w:t>
      </w:r>
      <w:proofErr w:type="spellEnd"/>
      <w:r w:rsidRPr="00E818E4">
        <w:t xml:space="preserve"> to PCO and </w:t>
      </w:r>
      <w:proofErr w:type="spellStart"/>
      <w:r w:rsidRPr="00E818E4">
        <w:t>TypeA</w:t>
      </w:r>
      <w:proofErr w:type="spellEnd"/>
      <w:r w:rsidRPr="00E818E4">
        <w:t xml:space="preserve"> to BCO</w:t>
      </w:r>
    </w:p>
    <w:p w14:paraId="671526F3" w14:textId="5FA6FF42" w:rsidR="001641F0" w:rsidRPr="00E818E4" w:rsidRDefault="009904A9" w:rsidP="009904A9">
      <w:pPr>
        <w:pStyle w:val="ListParagraph"/>
        <w:numPr>
          <w:ilvl w:val="0"/>
          <w:numId w:val="18"/>
        </w:numPr>
      </w:pPr>
      <w:r w:rsidRPr="00E818E4">
        <w:t>Replace the batch number by attributes</w:t>
      </w:r>
      <w:r w:rsidR="003B7468" w:rsidRPr="00E818E4">
        <w:br/>
      </w:r>
      <w:r w:rsidR="003B7468" w:rsidRPr="00E818E4">
        <w:rPr>
          <w:rFonts w:cs="Consolas"/>
          <w:sz w:val="16"/>
          <w:szCs w:val="16"/>
        </w:rPr>
        <w:t>Product Name | Batch Number |</w:t>
      </w:r>
      <w:r w:rsidR="003A3C95" w:rsidRPr="00E818E4">
        <w:rPr>
          <w:rFonts w:cs="Consolas"/>
          <w:sz w:val="16"/>
          <w:szCs w:val="16"/>
        </w:rPr>
        <w:t xml:space="preserve"> </w:t>
      </w:r>
      <w:proofErr w:type="spellStart"/>
      <w:r w:rsidR="003B7468" w:rsidRPr="00E818E4">
        <w:rPr>
          <w:rFonts w:cs="Consolas"/>
          <w:sz w:val="16"/>
          <w:szCs w:val="16"/>
        </w:rPr>
        <w:t>Trailling</w:t>
      </w:r>
      <w:proofErr w:type="spellEnd"/>
      <w:r w:rsidR="003B7468" w:rsidRPr="00E818E4">
        <w:rPr>
          <w:rFonts w:cs="Consolas"/>
          <w:sz w:val="16"/>
          <w:szCs w:val="16"/>
        </w:rPr>
        <w:t xml:space="preserve"> Dept | Target Packing Date | Colour | SO Number</w:t>
      </w:r>
    </w:p>
    <w:p w14:paraId="2E98955D" w14:textId="55DBA9FD" w:rsidR="00043258" w:rsidRPr="00E818E4" w:rsidRDefault="004E4C62" w:rsidP="004F7748">
      <w:pPr>
        <w:pStyle w:val="ListParagraph"/>
        <w:numPr>
          <w:ilvl w:val="0"/>
          <w:numId w:val="14"/>
        </w:numPr>
      </w:pPr>
      <w:r w:rsidRPr="00E818E4">
        <w:t>The Calendar OUTPUT is ready</w:t>
      </w:r>
    </w:p>
    <w:p w14:paraId="29350FE3" w14:textId="77777777" w:rsidR="004E4C62" w:rsidRPr="00E818E4" w:rsidRDefault="004E4C62" w:rsidP="004E4C62">
      <w:pPr>
        <w:pStyle w:val="Heading4"/>
      </w:pPr>
    </w:p>
    <w:p w14:paraId="210FD3E9" w14:textId="0DD78C72" w:rsidR="004E4C62" w:rsidRPr="00E818E4" w:rsidRDefault="004E4C62" w:rsidP="004E4C62">
      <w:pPr>
        <w:pStyle w:val="Heading4"/>
      </w:pPr>
      <w:r w:rsidRPr="00E818E4">
        <w:t>Batch Wise Summary</w:t>
      </w:r>
    </w:p>
    <w:p w14:paraId="53C2A216" w14:textId="18C46C7F" w:rsidR="004E4C62" w:rsidRPr="00E818E4" w:rsidRDefault="004E4C62" w:rsidP="007C6BBA">
      <w:pPr>
        <w:rPr>
          <w:rFonts w:asciiTheme="minorHAnsi" w:hAnsiTheme="minorHAnsi"/>
        </w:rPr>
      </w:pPr>
      <w:r w:rsidRPr="00E818E4">
        <w:rPr>
          <w:rFonts w:asciiTheme="minorHAnsi" w:hAnsiTheme="minorHAnsi"/>
        </w:rPr>
        <w:t>This is how each batch moved between operations. Now it’s important to know the sequence of columns may not align perfectly.</w:t>
      </w:r>
      <w:r w:rsidR="002B76F2" w:rsidRPr="00E818E4">
        <w:rPr>
          <w:rFonts w:asciiTheme="minorHAnsi" w:hAnsiTheme="minorHAnsi"/>
        </w:rPr>
        <w:t xml:space="preserve"> Here is an example</w:t>
      </w:r>
    </w:p>
    <w:p w14:paraId="40E29EF5" w14:textId="43B20F98" w:rsidR="002B76F2" w:rsidRPr="00E818E4" w:rsidRDefault="002B76F2" w:rsidP="007C6BBA">
      <w:pPr>
        <w:rPr>
          <w:rFonts w:asciiTheme="minorHAnsi" w:hAnsiTheme="minorHAnsi"/>
        </w:rPr>
      </w:pPr>
      <w:r w:rsidRPr="00E818E4">
        <w:rPr>
          <w:rFonts w:asciiTheme="minorHAnsi" w:hAnsiTheme="minorHAnsi"/>
        </w:rPr>
        <w:t xml:space="preserve">Route1: Granulation – Mixing – Compression </w:t>
      </w:r>
      <w:r w:rsidR="00A15EB1" w:rsidRPr="00E818E4">
        <w:rPr>
          <w:rFonts w:asciiTheme="minorHAnsi" w:hAnsiTheme="minorHAnsi"/>
        </w:rPr>
        <w:t>–</w:t>
      </w:r>
      <w:r w:rsidRPr="00E818E4">
        <w:rPr>
          <w:rFonts w:asciiTheme="minorHAnsi" w:hAnsiTheme="minorHAnsi"/>
        </w:rPr>
        <w:t xml:space="preserve"> </w:t>
      </w:r>
      <w:r w:rsidR="00A15EB1" w:rsidRPr="00E818E4">
        <w:rPr>
          <w:rFonts w:asciiTheme="minorHAnsi" w:hAnsiTheme="minorHAnsi"/>
        </w:rPr>
        <w:t>filling …</w:t>
      </w:r>
    </w:p>
    <w:p w14:paraId="0578522A" w14:textId="773426B8" w:rsidR="00A15EB1" w:rsidRPr="00E818E4" w:rsidRDefault="00A15EB1" w:rsidP="007C6BBA">
      <w:pPr>
        <w:rPr>
          <w:rFonts w:asciiTheme="minorHAnsi" w:hAnsiTheme="minorHAnsi"/>
        </w:rPr>
      </w:pPr>
      <w:r w:rsidRPr="00E818E4">
        <w:rPr>
          <w:rFonts w:asciiTheme="minorHAnsi" w:hAnsiTheme="minorHAnsi"/>
        </w:rPr>
        <w:t xml:space="preserve">Route2: Mixing – Compression </w:t>
      </w:r>
      <w:r w:rsidR="00735E06" w:rsidRPr="00E818E4">
        <w:rPr>
          <w:rFonts w:asciiTheme="minorHAnsi" w:hAnsiTheme="minorHAnsi"/>
        </w:rPr>
        <w:t xml:space="preserve">– 2nd Mixing </w:t>
      </w:r>
      <w:r w:rsidRPr="00E818E4">
        <w:rPr>
          <w:rFonts w:asciiTheme="minorHAnsi" w:hAnsiTheme="minorHAnsi"/>
        </w:rPr>
        <w:t>– Coating …</w:t>
      </w:r>
    </w:p>
    <w:p w14:paraId="64A0AD34" w14:textId="4132ABB5" w:rsidR="004E4C62" w:rsidRPr="00E818E4" w:rsidRDefault="00A15EB1" w:rsidP="007C6BBA">
      <w:pPr>
        <w:rPr>
          <w:rFonts w:asciiTheme="minorHAnsi" w:hAnsiTheme="minorHAnsi"/>
        </w:rPr>
      </w:pPr>
      <w:r w:rsidRPr="00E818E4">
        <w:rPr>
          <w:rFonts w:asciiTheme="minorHAnsi" w:hAnsiTheme="minorHAnsi"/>
        </w:rPr>
        <w:t>It’s difficult to represent in unified column sequence</w:t>
      </w:r>
      <w:r w:rsidR="00D4220F" w:rsidRPr="00E818E4">
        <w:rPr>
          <w:rFonts w:asciiTheme="minorHAnsi" w:hAnsiTheme="minorHAnsi"/>
        </w:rPr>
        <w:t>. The required order of columns is defined in variable “_order”</w:t>
      </w:r>
    </w:p>
    <w:p w14:paraId="73E3A465" w14:textId="77777777" w:rsidR="00735E06" w:rsidRPr="00E818E4" w:rsidRDefault="00735E06" w:rsidP="007C6BBA">
      <w:pPr>
        <w:rPr>
          <w:rFonts w:asciiTheme="minorHAnsi" w:hAnsiTheme="minorHAnsi"/>
        </w:rPr>
      </w:pPr>
    </w:p>
    <w:p w14:paraId="160EF6A9" w14:textId="3B88D3BA" w:rsidR="00B718F2" w:rsidRPr="00E818E4" w:rsidRDefault="00330C0C" w:rsidP="007C6BBA">
      <w:pPr>
        <w:rPr>
          <w:rFonts w:asciiTheme="minorHAnsi" w:hAnsiTheme="minorHAnsi"/>
        </w:rPr>
      </w:pPr>
      <w:r w:rsidRPr="00E818E4">
        <w:rPr>
          <w:rFonts w:asciiTheme="minorHAnsi" w:hAnsiTheme="minorHAnsi"/>
        </w:rPr>
        <w:t xml:space="preserve">Here we take the </w:t>
      </w:r>
      <w:proofErr w:type="spellStart"/>
      <w:r w:rsidRPr="00E818E4">
        <w:rPr>
          <w:rFonts w:asciiTheme="minorHAnsi" w:hAnsiTheme="minorHAnsi"/>
        </w:rPr>
        <w:t>dataframe</w:t>
      </w:r>
      <w:proofErr w:type="spellEnd"/>
      <w:r w:rsidRPr="00E818E4">
        <w:rPr>
          <w:rFonts w:asciiTheme="minorHAnsi" w:hAnsiTheme="minorHAnsi"/>
        </w:rPr>
        <w:t xml:space="preserve"> of paths and steps. Group and Pivot</w:t>
      </w:r>
      <w:r w:rsidR="00DC68FD" w:rsidRPr="00E818E4">
        <w:rPr>
          <w:rFonts w:asciiTheme="minorHAnsi" w:hAnsiTheme="minorHAnsi"/>
        </w:rPr>
        <w:t xml:space="preserve">. </w:t>
      </w:r>
      <w:r w:rsidR="00B718F2" w:rsidRPr="00E818E4">
        <w:rPr>
          <w:rFonts w:asciiTheme="minorHAnsi" w:hAnsiTheme="minorHAnsi"/>
        </w:rPr>
        <w:t>Here is how the summary looks like</w:t>
      </w:r>
    </w:p>
    <w:p w14:paraId="60A0CE39" w14:textId="5B36072C" w:rsidR="00927992" w:rsidRPr="00E818E4" w:rsidRDefault="004D034F" w:rsidP="004E4C62">
      <w:pPr>
        <w:rPr>
          <w:rFonts w:asciiTheme="minorHAnsi" w:hAnsiTheme="minorHAnsi"/>
        </w:rPr>
      </w:pPr>
      <w:r w:rsidRPr="00E818E4">
        <w:rPr>
          <w:rFonts w:asciiTheme="minorHAnsi" w:hAnsiTheme="minorHAnsi"/>
          <w:noProof/>
        </w:rPr>
        <w:drawing>
          <wp:inline distT="0" distB="0" distL="0" distR="0" wp14:anchorId="37897B87" wp14:editId="10D13438">
            <wp:extent cx="3217985" cy="1350697"/>
            <wp:effectExtent l="0" t="0" r="0" b="0"/>
            <wp:docPr id="37586905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9056" name="Picture 1" descr="A screenshot of a spreadsheet&#10;&#10;AI-generated content may be incorrect."/>
                    <pic:cNvPicPr/>
                  </pic:nvPicPr>
                  <pic:blipFill>
                    <a:blip r:embed="rId13"/>
                    <a:stretch>
                      <a:fillRect/>
                    </a:stretch>
                  </pic:blipFill>
                  <pic:spPr>
                    <a:xfrm>
                      <a:off x="0" y="0"/>
                      <a:ext cx="3245757" cy="1362354"/>
                    </a:xfrm>
                    <a:prstGeom prst="rect">
                      <a:avLst/>
                    </a:prstGeom>
                  </pic:spPr>
                </pic:pic>
              </a:graphicData>
            </a:graphic>
          </wp:inline>
        </w:drawing>
      </w:r>
    </w:p>
    <w:p w14:paraId="5FC34A20" w14:textId="74CDD030" w:rsidR="00C01685" w:rsidRDefault="00376156" w:rsidP="00C01685">
      <w:pPr>
        <w:rPr>
          <w:rFonts w:asciiTheme="minorHAnsi" w:hAnsiTheme="minorHAnsi"/>
        </w:rPr>
      </w:pPr>
      <w:r>
        <w:rPr>
          <w:rFonts w:asciiTheme="minorHAnsi" w:hAnsiTheme="minorHAnsi"/>
        </w:rPr>
        <w:t xml:space="preserve">Pivot the </w:t>
      </w:r>
      <w:r w:rsidR="00C75F29">
        <w:rPr>
          <w:rFonts w:asciiTheme="minorHAnsi" w:hAnsiTheme="minorHAnsi"/>
        </w:rPr>
        <w:t>path and step parquet generated by scheduler</w:t>
      </w:r>
    </w:p>
    <w:p w14:paraId="1429F637" w14:textId="180914B2" w:rsidR="007B22C3" w:rsidRPr="00E818E4" w:rsidRDefault="007B22C3" w:rsidP="00C01685">
      <w:pPr>
        <w:rPr>
          <w:rFonts w:asciiTheme="minorHAnsi" w:hAnsiTheme="minorHAnsi"/>
        </w:rPr>
      </w:pPr>
      <w:r>
        <w:rPr>
          <w:rFonts w:asciiTheme="minorHAnsi" w:hAnsiTheme="minorHAnsi"/>
        </w:rPr>
        <w:t>Export the output as XLS</w:t>
      </w:r>
      <w:r w:rsidR="00EB7D1A">
        <w:rPr>
          <w:rFonts w:asciiTheme="minorHAnsi" w:hAnsiTheme="minorHAnsi"/>
        </w:rPr>
        <w:t>X</w:t>
      </w:r>
      <w:r>
        <w:rPr>
          <w:rFonts w:asciiTheme="minorHAnsi" w:hAnsiTheme="minorHAnsi"/>
        </w:rPr>
        <w:t xml:space="preserve"> and apply conditional formatting</w:t>
      </w:r>
    </w:p>
    <w:p w14:paraId="734DA277" w14:textId="77777777" w:rsidR="00C01685" w:rsidRPr="00E818E4" w:rsidRDefault="00C01685" w:rsidP="004E4C62">
      <w:pPr>
        <w:rPr>
          <w:rFonts w:asciiTheme="minorHAnsi" w:hAnsiTheme="minorHAnsi"/>
        </w:rPr>
      </w:pPr>
    </w:p>
    <w:p w14:paraId="42BE17F3" w14:textId="77777777" w:rsidR="00927992" w:rsidRPr="00E818E4" w:rsidRDefault="00927992">
      <w:pPr>
        <w:rPr>
          <w:rFonts w:asciiTheme="minorHAnsi" w:hAnsiTheme="minorHAnsi"/>
        </w:rPr>
      </w:pPr>
      <w:r w:rsidRPr="00E818E4">
        <w:rPr>
          <w:rFonts w:asciiTheme="minorHAnsi" w:hAnsiTheme="minorHAnsi"/>
        </w:rPr>
        <w:br w:type="page"/>
      </w:r>
    </w:p>
    <w:p w14:paraId="06967895" w14:textId="776FD580" w:rsidR="00774BC5" w:rsidRPr="00E818E4" w:rsidRDefault="00774BC5" w:rsidP="00774BC5">
      <w:pPr>
        <w:pStyle w:val="Heading1"/>
        <w:rPr>
          <w:rFonts w:asciiTheme="minorHAnsi" w:hAnsiTheme="minorHAnsi"/>
          <w:lang w:val="en-US"/>
        </w:rPr>
      </w:pPr>
      <w:r>
        <w:rPr>
          <w:rFonts w:asciiTheme="minorHAnsi" w:hAnsiTheme="minorHAnsi"/>
          <w:lang w:val="en-US"/>
        </w:rPr>
        <w:lastRenderedPageBreak/>
        <w:t>SPIMACO</w:t>
      </w:r>
    </w:p>
    <w:p w14:paraId="4A606787" w14:textId="03FBCADF" w:rsidR="00440B2E" w:rsidRDefault="00440B2E" w:rsidP="00774BC5">
      <w:pPr>
        <w:rPr>
          <w:rFonts w:asciiTheme="minorHAnsi" w:hAnsiTheme="minorHAnsi"/>
          <w:lang w:val="en-US"/>
        </w:rPr>
      </w:pPr>
      <w:r>
        <w:rPr>
          <w:rFonts w:asciiTheme="minorHAnsi" w:hAnsiTheme="minorHAnsi"/>
          <w:lang w:val="en-US"/>
        </w:rPr>
        <w:t>Config file has all the paths defined</w:t>
      </w:r>
    </w:p>
    <w:p w14:paraId="559CAC57" w14:textId="133DF158" w:rsidR="00774BC5" w:rsidRPr="00E818E4" w:rsidRDefault="00774BC5" w:rsidP="00774BC5">
      <w:pPr>
        <w:rPr>
          <w:rFonts w:asciiTheme="minorHAnsi" w:hAnsiTheme="minorHAnsi"/>
          <w:lang w:val="en-US"/>
        </w:rPr>
      </w:pPr>
      <w:r w:rsidRPr="00E818E4">
        <w:rPr>
          <w:rFonts w:asciiTheme="minorHAnsi" w:hAnsiTheme="minorHAnsi"/>
          <w:lang w:val="en-US"/>
        </w:rPr>
        <w:t>Masters:</w:t>
      </w:r>
    </w:p>
    <w:p w14:paraId="768C78FE" w14:textId="57243372" w:rsidR="00774BC5" w:rsidRPr="00E818E4" w:rsidRDefault="00774BC5" w:rsidP="00774BC5">
      <w:pPr>
        <w:pStyle w:val="ListParagraph"/>
        <w:numPr>
          <w:ilvl w:val="0"/>
          <w:numId w:val="14"/>
        </w:numPr>
        <w:rPr>
          <w:lang w:val="en-US"/>
        </w:rPr>
      </w:pPr>
      <w:hyperlink w:anchor="CapacityCalendar" w:history="1">
        <w:r w:rsidRPr="0037736B">
          <w:rPr>
            <w:rStyle w:val="Hyperlink"/>
            <w:lang w:val="en-US"/>
          </w:rPr>
          <w:t>Capacity &amp; CO Times</w:t>
        </w:r>
      </w:hyperlink>
      <w:r w:rsidRPr="00E818E4">
        <w:rPr>
          <w:lang w:val="en-US"/>
        </w:rPr>
        <w:t xml:space="preserve"> (CapacityCalendar.XLSX): This shows the machine wise capacity and change over times. </w:t>
      </w:r>
    </w:p>
    <w:p w14:paraId="391BDDD7" w14:textId="48E5AB29" w:rsidR="00774BC5" w:rsidRPr="00E818E4" w:rsidRDefault="00070B39" w:rsidP="00774BC5">
      <w:pPr>
        <w:pStyle w:val="ListParagraph"/>
        <w:numPr>
          <w:ilvl w:val="0"/>
          <w:numId w:val="14"/>
        </w:numPr>
        <w:rPr>
          <w:lang w:val="en-US"/>
        </w:rPr>
      </w:pPr>
      <w:r>
        <w:rPr>
          <w:lang w:val="en-US"/>
        </w:rPr>
        <w:t>Routing Master (Sheet “</w:t>
      </w:r>
      <w:r w:rsidRPr="00070B39">
        <w:rPr>
          <w:lang w:val="en-US"/>
        </w:rPr>
        <w:t>Current Routes</w:t>
      </w:r>
      <w:r>
        <w:rPr>
          <w:lang w:val="en-US"/>
        </w:rPr>
        <w:t>” in “</w:t>
      </w:r>
      <w:r w:rsidR="00C91651" w:rsidRPr="00C91651">
        <w:rPr>
          <w:lang w:val="en-US"/>
        </w:rPr>
        <w:t>MTO_Master_Template</w:t>
      </w:r>
      <w:r w:rsidR="00C91651">
        <w:rPr>
          <w:lang w:val="en-US"/>
        </w:rPr>
        <w:t>.XLSX</w:t>
      </w:r>
      <w:r>
        <w:rPr>
          <w:lang w:val="en-US"/>
        </w:rPr>
        <w:t>”)</w:t>
      </w:r>
      <w:r w:rsidR="00774BC5" w:rsidRPr="00E818E4">
        <w:rPr>
          <w:lang w:val="en-US"/>
        </w:rPr>
        <w:t xml:space="preserve">: </w:t>
      </w:r>
      <w:r w:rsidR="00C91651">
        <w:rPr>
          <w:lang w:val="en-US"/>
        </w:rPr>
        <w:br/>
      </w:r>
      <w:r w:rsidR="00B22361">
        <w:rPr>
          <w:lang w:val="en-US"/>
        </w:rPr>
        <w:t>This is the routing master with touch times</w:t>
      </w:r>
    </w:p>
    <w:p w14:paraId="786778D7" w14:textId="09775817" w:rsidR="00774BC5" w:rsidRDefault="00BB5D15" w:rsidP="000C6F41">
      <w:pPr>
        <w:pStyle w:val="ListParagraph"/>
        <w:numPr>
          <w:ilvl w:val="0"/>
          <w:numId w:val="14"/>
        </w:numPr>
        <w:rPr>
          <w:lang w:val="en-US"/>
        </w:rPr>
      </w:pPr>
      <w:r>
        <w:rPr>
          <w:lang w:val="en-US"/>
        </w:rPr>
        <w:t>Stage Completion Mapping</w:t>
      </w:r>
      <w:r w:rsidR="00774BC5" w:rsidRPr="00E818E4">
        <w:rPr>
          <w:lang w:val="en-US"/>
        </w:rPr>
        <w:t xml:space="preserve"> </w:t>
      </w:r>
      <w:r>
        <w:rPr>
          <w:lang w:val="en-US"/>
        </w:rPr>
        <w:t>(</w:t>
      </w:r>
      <w:r w:rsidR="008B7DBE" w:rsidRPr="008B7DBE">
        <w:rPr>
          <w:lang w:val="en-US"/>
        </w:rPr>
        <w:t>Basic Operation text_mapping.csv</w:t>
      </w:r>
      <w:r w:rsidR="00774BC5" w:rsidRPr="00E818E4">
        <w:rPr>
          <w:lang w:val="en-US"/>
        </w:rPr>
        <w:t xml:space="preserve">): </w:t>
      </w:r>
      <w:r w:rsidR="008B7DBE">
        <w:rPr>
          <w:lang w:val="en-US"/>
        </w:rPr>
        <w:br/>
        <w:t xml:space="preserve">this file contains the mapping of stages in scheduler / machine master with the </w:t>
      </w:r>
      <w:r w:rsidR="000C6F41">
        <w:rPr>
          <w:lang w:val="en-US"/>
        </w:rPr>
        <w:t xml:space="preserve">status coming in SFO file </w:t>
      </w:r>
    </w:p>
    <w:p w14:paraId="3493C66B" w14:textId="77777777" w:rsidR="00774BC5" w:rsidRPr="00E818E4" w:rsidRDefault="00774BC5" w:rsidP="00774BC5">
      <w:pPr>
        <w:rPr>
          <w:rFonts w:asciiTheme="minorHAnsi" w:hAnsiTheme="minorHAnsi"/>
          <w:lang w:val="en-US"/>
        </w:rPr>
      </w:pPr>
    </w:p>
    <w:p w14:paraId="242FC985" w14:textId="77777777" w:rsidR="00774BC5" w:rsidRPr="00E818E4" w:rsidRDefault="00774BC5" w:rsidP="00774BC5">
      <w:pPr>
        <w:rPr>
          <w:rFonts w:asciiTheme="minorHAnsi" w:hAnsiTheme="minorHAnsi"/>
          <w:lang w:val="en-US"/>
        </w:rPr>
      </w:pPr>
      <w:r w:rsidRPr="00E818E4">
        <w:rPr>
          <w:rFonts w:asciiTheme="minorHAnsi" w:hAnsiTheme="minorHAnsi"/>
          <w:lang w:val="en-US"/>
        </w:rPr>
        <w:t>Input:</w:t>
      </w:r>
    </w:p>
    <w:p w14:paraId="5852B434" w14:textId="33DFFF21" w:rsidR="00774BC5" w:rsidRPr="00A5564D" w:rsidRDefault="009A3454" w:rsidP="00774BC5">
      <w:pPr>
        <w:pStyle w:val="ListParagraph"/>
        <w:numPr>
          <w:ilvl w:val="0"/>
          <w:numId w:val="14"/>
        </w:numPr>
        <w:rPr>
          <w:lang w:val="en-US"/>
        </w:rPr>
      </w:pPr>
      <w:r w:rsidRPr="009A3454">
        <w:rPr>
          <w:lang w:val="en-US"/>
        </w:rPr>
        <w:t>PO_MAPPING</w:t>
      </w:r>
      <w:r w:rsidR="00617268">
        <w:rPr>
          <w:lang w:val="en-US"/>
        </w:rPr>
        <w:t>&lt;date&gt;</w:t>
      </w:r>
      <w:r w:rsidRPr="009A3454">
        <w:rPr>
          <w:lang w:val="en-US"/>
        </w:rPr>
        <w:t>.txt</w:t>
      </w:r>
      <w:r>
        <w:rPr>
          <w:lang w:val="en-US"/>
        </w:rPr>
        <w:t xml:space="preserve">: </w:t>
      </w:r>
      <w:r w:rsidR="00E84FED">
        <w:rPr>
          <w:lang w:val="en-US"/>
        </w:rPr>
        <w:t xml:space="preserve">(on FTP server) Mapping file for </w:t>
      </w:r>
      <w:r w:rsidR="003B5D4C">
        <w:rPr>
          <w:lang w:val="en-US"/>
        </w:rPr>
        <w:t>SFG to FG</w:t>
      </w:r>
    </w:p>
    <w:p w14:paraId="77D81444" w14:textId="58071CC3" w:rsidR="00774BC5" w:rsidRDefault="003B5D4C" w:rsidP="00774BC5">
      <w:pPr>
        <w:pStyle w:val="ListParagraph"/>
        <w:numPr>
          <w:ilvl w:val="0"/>
          <w:numId w:val="14"/>
        </w:numPr>
        <w:rPr>
          <w:lang w:val="en-US"/>
        </w:rPr>
      </w:pPr>
      <w:r w:rsidRPr="003B5D4C">
        <w:rPr>
          <w:lang w:val="en-US"/>
        </w:rPr>
        <w:t>PROCESS_ORDERS</w:t>
      </w:r>
      <w:r w:rsidR="00617268">
        <w:rPr>
          <w:lang w:val="en-US"/>
        </w:rPr>
        <w:t>&lt;date&gt;</w:t>
      </w:r>
      <w:r w:rsidRPr="003B5D4C">
        <w:rPr>
          <w:lang w:val="en-US"/>
        </w:rPr>
        <w:t>.txt</w:t>
      </w:r>
      <w:r>
        <w:rPr>
          <w:lang w:val="en-US"/>
        </w:rPr>
        <w:t xml:space="preserve">: (on FTP server) All the processed orders </w:t>
      </w:r>
      <w:r w:rsidR="00617268">
        <w:rPr>
          <w:lang w:val="en-US"/>
        </w:rPr>
        <w:t>in SAP</w:t>
      </w:r>
    </w:p>
    <w:p w14:paraId="2FB0B108" w14:textId="6028B639" w:rsidR="00617268" w:rsidRDefault="00617268" w:rsidP="00774BC5">
      <w:pPr>
        <w:pStyle w:val="ListParagraph"/>
        <w:numPr>
          <w:ilvl w:val="0"/>
          <w:numId w:val="14"/>
        </w:numPr>
        <w:rPr>
          <w:lang w:val="en-US"/>
        </w:rPr>
      </w:pPr>
      <w:proofErr w:type="spellStart"/>
      <w:r w:rsidRPr="00617268">
        <w:rPr>
          <w:lang w:val="en-US"/>
        </w:rPr>
        <w:t>SFO_Overview</w:t>
      </w:r>
      <w:proofErr w:type="spellEnd"/>
      <w:r>
        <w:rPr>
          <w:lang w:val="en-US"/>
        </w:rPr>
        <w:t>&lt;date&gt;</w:t>
      </w:r>
      <w:r w:rsidRPr="00617268">
        <w:rPr>
          <w:lang w:val="en-US"/>
        </w:rPr>
        <w:t>.csv</w:t>
      </w:r>
      <w:r>
        <w:rPr>
          <w:lang w:val="en-US"/>
        </w:rPr>
        <w:t xml:space="preserve">: (on FTP server) </w:t>
      </w:r>
      <w:r w:rsidR="008334A7">
        <w:rPr>
          <w:lang w:val="en-US"/>
        </w:rPr>
        <w:t>WIP status of all batches already in production</w:t>
      </w:r>
    </w:p>
    <w:p w14:paraId="5387D02F" w14:textId="3729BC70" w:rsidR="00F101B1" w:rsidRDefault="00F101B1" w:rsidP="00774BC5">
      <w:pPr>
        <w:pStyle w:val="ListParagraph"/>
        <w:numPr>
          <w:ilvl w:val="0"/>
          <w:numId w:val="14"/>
        </w:numPr>
        <w:rPr>
          <w:lang w:val="en-US"/>
        </w:rPr>
      </w:pPr>
      <w:proofErr w:type="spellStart"/>
      <w:r w:rsidRPr="00F101B1">
        <w:rPr>
          <w:lang w:val="en-US"/>
        </w:rPr>
        <w:t>BMReport.parquet</w:t>
      </w:r>
      <w:proofErr w:type="spellEnd"/>
      <w:r>
        <w:rPr>
          <w:lang w:val="en-US"/>
        </w:rPr>
        <w:t xml:space="preserve">: </w:t>
      </w:r>
      <w:proofErr w:type="spellStart"/>
      <w:r>
        <w:rPr>
          <w:lang w:val="en-US"/>
        </w:rPr>
        <w:t>Dataframe</w:t>
      </w:r>
      <w:proofErr w:type="spellEnd"/>
      <w:r>
        <w:rPr>
          <w:lang w:val="en-US"/>
        </w:rPr>
        <w:t xml:space="preserve"> generated from </w:t>
      </w:r>
      <w:proofErr w:type="spellStart"/>
      <w:r>
        <w:rPr>
          <w:lang w:val="en-US"/>
        </w:rPr>
        <w:t>VFlow</w:t>
      </w:r>
      <w:proofErr w:type="spellEnd"/>
      <w:r>
        <w:rPr>
          <w:lang w:val="en-US"/>
        </w:rPr>
        <w:t xml:space="preserve"> </w:t>
      </w:r>
      <w:r w:rsidR="005E1D15">
        <w:rPr>
          <w:lang w:val="en-US"/>
        </w:rPr>
        <w:t>(System</w:t>
      </w:r>
      <w:r w:rsidR="0067455C">
        <w:rPr>
          <w:lang w:val="en-US"/>
        </w:rPr>
        <w:t>1</w:t>
      </w:r>
      <w:r w:rsidR="005E1D15">
        <w:rPr>
          <w:lang w:val="en-US"/>
        </w:rPr>
        <w:t>)</w:t>
      </w:r>
      <w:r w:rsidR="0067455C">
        <w:rPr>
          <w:lang w:val="en-US"/>
        </w:rPr>
        <w:t xml:space="preserve"> containing color priority</w:t>
      </w:r>
    </w:p>
    <w:p w14:paraId="7922F2D6" w14:textId="2E78823A" w:rsidR="0067455C" w:rsidRPr="00E818E4" w:rsidRDefault="00426F57" w:rsidP="00774BC5">
      <w:pPr>
        <w:pStyle w:val="ListParagraph"/>
        <w:numPr>
          <w:ilvl w:val="0"/>
          <w:numId w:val="14"/>
        </w:numPr>
        <w:rPr>
          <w:lang w:val="en-US"/>
        </w:rPr>
      </w:pPr>
      <w:proofErr w:type="spellStart"/>
      <w:r w:rsidRPr="00426F57">
        <w:rPr>
          <w:lang w:val="en-US"/>
        </w:rPr>
        <w:t>ProcessOrders.parquet</w:t>
      </w:r>
      <w:proofErr w:type="spellEnd"/>
      <w:r>
        <w:rPr>
          <w:lang w:val="en-US"/>
        </w:rPr>
        <w:t xml:space="preserve">: </w:t>
      </w:r>
      <w:proofErr w:type="spellStart"/>
      <w:r>
        <w:rPr>
          <w:lang w:val="en-US"/>
        </w:rPr>
        <w:t>Dataframe</w:t>
      </w:r>
      <w:proofErr w:type="spellEnd"/>
      <w:r>
        <w:rPr>
          <w:lang w:val="en-US"/>
        </w:rPr>
        <w:t xml:space="preserve"> generated from </w:t>
      </w:r>
      <w:proofErr w:type="spellStart"/>
      <w:r>
        <w:rPr>
          <w:lang w:val="en-US"/>
        </w:rPr>
        <w:t>VFlow</w:t>
      </w:r>
      <w:proofErr w:type="spellEnd"/>
      <w:r>
        <w:rPr>
          <w:lang w:val="en-US"/>
        </w:rPr>
        <w:t xml:space="preserve"> (System2) containing routes assigned. </w:t>
      </w:r>
      <w:r w:rsidR="007F1A8F">
        <w:rPr>
          <w:lang w:val="en-US"/>
        </w:rPr>
        <w:t>Select orders from “</w:t>
      </w:r>
      <w:r w:rsidR="007F1A8F" w:rsidRPr="003B5D4C">
        <w:rPr>
          <w:lang w:val="en-US"/>
        </w:rPr>
        <w:t>PROCESS_ORDERS</w:t>
      </w:r>
      <w:r w:rsidR="007F1A8F">
        <w:rPr>
          <w:lang w:val="en-US"/>
        </w:rPr>
        <w:t>&lt;date&gt;</w:t>
      </w:r>
      <w:r w:rsidR="007F1A8F" w:rsidRPr="003B5D4C">
        <w:rPr>
          <w:lang w:val="en-US"/>
        </w:rPr>
        <w:t>.txt</w:t>
      </w:r>
      <w:r w:rsidR="007F1A8F">
        <w:rPr>
          <w:lang w:val="en-US"/>
        </w:rPr>
        <w:t>” only if they have route assigned</w:t>
      </w:r>
    </w:p>
    <w:p w14:paraId="68795DB8" w14:textId="50F893E8" w:rsidR="00EA0071" w:rsidRPr="00E818E4" w:rsidRDefault="00EA0071" w:rsidP="00EA0071">
      <w:pPr>
        <w:pStyle w:val="Heading3"/>
      </w:pPr>
      <w:r w:rsidRPr="00E818E4">
        <w:rPr>
          <w:lang w:val="en-US"/>
        </w:rPr>
        <w:t>Path Configuration (</w:t>
      </w:r>
      <w:r w:rsidR="0039173F">
        <w:t>SpimacoConfig.py</w:t>
      </w:r>
      <w:r w:rsidRPr="00E818E4">
        <w:t>)</w:t>
      </w:r>
    </w:p>
    <w:p w14:paraId="53337489" w14:textId="77777777" w:rsidR="0039173F" w:rsidRPr="00E818E4" w:rsidRDefault="0039173F" w:rsidP="0039173F">
      <w:pPr>
        <w:rPr>
          <w:rFonts w:asciiTheme="minorHAnsi" w:hAnsiTheme="minorHAnsi"/>
          <w:lang w:val="en-US"/>
        </w:rPr>
      </w:pPr>
      <w:r w:rsidRPr="00E818E4">
        <w:rPr>
          <w:rFonts w:asciiTheme="minorHAnsi" w:hAnsiTheme="minorHAnsi"/>
          <w:lang w:val="en-US"/>
        </w:rPr>
        <w:t xml:space="preserve">All the </w:t>
      </w:r>
      <w:r>
        <w:rPr>
          <w:rFonts w:asciiTheme="minorHAnsi" w:hAnsiTheme="minorHAnsi"/>
          <w:lang w:val="en-US"/>
        </w:rPr>
        <w:t xml:space="preserve">PATHS for </w:t>
      </w:r>
      <w:r w:rsidRPr="00E818E4">
        <w:rPr>
          <w:rFonts w:asciiTheme="minorHAnsi" w:hAnsiTheme="minorHAnsi"/>
          <w:lang w:val="en-US"/>
        </w:rPr>
        <w:t>file</w:t>
      </w:r>
      <w:r>
        <w:rPr>
          <w:rFonts w:asciiTheme="minorHAnsi" w:hAnsiTheme="minorHAnsi"/>
          <w:lang w:val="en-US"/>
        </w:rPr>
        <w:t xml:space="preserve">s </w:t>
      </w:r>
      <w:r w:rsidRPr="00E818E4">
        <w:rPr>
          <w:rFonts w:asciiTheme="minorHAnsi" w:hAnsiTheme="minorHAnsi"/>
          <w:lang w:val="en-US"/>
        </w:rPr>
        <w:t xml:space="preserve">are defined here. </w:t>
      </w:r>
    </w:p>
    <w:p w14:paraId="7E32E7CD" w14:textId="77777777" w:rsidR="00EA0071" w:rsidRPr="00E818E4" w:rsidRDefault="00EA0071" w:rsidP="00EA0071">
      <w:pPr>
        <w:rPr>
          <w:rFonts w:asciiTheme="minorHAnsi" w:hAnsiTheme="minorHAnsi"/>
          <w:lang w:val="en-US"/>
        </w:rPr>
      </w:pPr>
    </w:p>
    <w:p w14:paraId="4D575729" w14:textId="44712247" w:rsidR="006B3879" w:rsidRPr="00E818E4" w:rsidRDefault="006B3879" w:rsidP="006B3879">
      <w:pPr>
        <w:pStyle w:val="Heading3"/>
        <w:rPr>
          <w:lang w:val="en-US"/>
        </w:rPr>
      </w:pPr>
      <w:r>
        <w:rPr>
          <w:lang w:val="en-US"/>
        </w:rPr>
        <w:t xml:space="preserve">Fetching </w:t>
      </w:r>
      <w:r w:rsidRPr="00E818E4">
        <w:rPr>
          <w:lang w:val="en-US"/>
        </w:rPr>
        <w:t>Input data</w:t>
      </w:r>
      <w:r>
        <w:rPr>
          <w:lang w:val="en-US"/>
        </w:rPr>
        <w:t xml:space="preserve"> from </w:t>
      </w:r>
      <w:proofErr w:type="spellStart"/>
      <w:r>
        <w:rPr>
          <w:lang w:val="en-US"/>
        </w:rPr>
        <w:t>VFlow</w:t>
      </w:r>
      <w:proofErr w:type="spellEnd"/>
      <w:r w:rsidRPr="00E818E4">
        <w:rPr>
          <w:lang w:val="en-US"/>
        </w:rPr>
        <w:t xml:space="preserve"> (</w:t>
      </w:r>
      <w:proofErr w:type="spellStart"/>
      <w:r>
        <w:rPr>
          <w:lang w:val="en-US"/>
        </w:rPr>
        <w:t>Spimaco</w:t>
      </w:r>
      <w:proofErr w:type="spellEnd"/>
      <w:r>
        <w:rPr>
          <w:lang w:val="en-US"/>
        </w:rPr>
        <w:t>/</w:t>
      </w:r>
      <w:r w:rsidR="009300BF" w:rsidRPr="009300BF">
        <w:t xml:space="preserve"> spimaco_db</w:t>
      </w:r>
      <w:r w:rsidRPr="000B341D">
        <w:t>.py</w:t>
      </w:r>
      <w:r w:rsidRPr="00E818E4">
        <w:t>)</w:t>
      </w:r>
      <w:r w:rsidRPr="00E818E4">
        <w:rPr>
          <w:lang w:val="en-US"/>
        </w:rPr>
        <w:t>:</w:t>
      </w:r>
    </w:p>
    <w:p w14:paraId="2AB7ABF1" w14:textId="1DF04459" w:rsidR="006B3879" w:rsidRDefault="009300BF" w:rsidP="006B3879">
      <w:pPr>
        <w:ind w:left="284" w:hanging="284"/>
        <w:rPr>
          <w:rFonts w:asciiTheme="minorHAnsi" w:hAnsiTheme="minorHAnsi"/>
          <w:lang w:val="en-US"/>
        </w:rPr>
      </w:pPr>
      <w:r>
        <w:rPr>
          <w:rFonts w:asciiTheme="minorHAnsi" w:hAnsiTheme="minorHAnsi"/>
          <w:lang w:val="en-US"/>
        </w:rPr>
        <w:t>Get the BPP</w:t>
      </w:r>
      <w:r w:rsidR="00790A05">
        <w:rPr>
          <w:rFonts w:asciiTheme="minorHAnsi" w:hAnsiTheme="minorHAnsi"/>
          <w:lang w:val="en-US"/>
        </w:rPr>
        <w:t xml:space="preserve"> and assigned routes</w:t>
      </w:r>
      <w:r>
        <w:rPr>
          <w:rFonts w:asciiTheme="minorHAnsi" w:hAnsiTheme="minorHAnsi"/>
          <w:lang w:val="en-US"/>
        </w:rPr>
        <w:t xml:space="preserve"> from </w:t>
      </w:r>
      <w:proofErr w:type="spellStart"/>
      <w:r>
        <w:rPr>
          <w:rFonts w:asciiTheme="minorHAnsi" w:hAnsiTheme="minorHAnsi"/>
          <w:lang w:val="en-US"/>
        </w:rPr>
        <w:t>VFlow</w:t>
      </w:r>
      <w:proofErr w:type="spellEnd"/>
      <w:r>
        <w:rPr>
          <w:rFonts w:asciiTheme="minorHAnsi" w:hAnsiTheme="minorHAnsi"/>
          <w:lang w:val="en-US"/>
        </w:rPr>
        <w:t xml:space="preserve"> for priority</w:t>
      </w:r>
      <w:r w:rsidR="00790A05">
        <w:rPr>
          <w:rFonts w:asciiTheme="minorHAnsi" w:hAnsiTheme="minorHAnsi"/>
          <w:lang w:val="en-US"/>
        </w:rPr>
        <w:t>.</w:t>
      </w:r>
    </w:p>
    <w:p w14:paraId="19E2C794" w14:textId="649DFC73" w:rsidR="00790A05" w:rsidRPr="00E818E4" w:rsidRDefault="00790A05" w:rsidP="00790A05">
      <w:pPr>
        <w:pStyle w:val="Heading3"/>
        <w:rPr>
          <w:lang w:val="en-US"/>
        </w:rPr>
      </w:pPr>
      <w:r>
        <w:rPr>
          <w:lang w:val="en-US"/>
        </w:rPr>
        <w:t xml:space="preserve">Fetching </w:t>
      </w:r>
      <w:r w:rsidRPr="00E818E4">
        <w:rPr>
          <w:lang w:val="en-US"/>
        </w:rPr>
        <w:t>Input data</w:t>
      </w:r>
      <w:r>
        <w:rPr>
          <w:lang w:val="en-US"/>
        </w:rPr>
        <w:t xml:space="preserve"> from FTP</w:t>
      </w:r>
      <w:r w:rsidRPr="00E818E4">
        <w:rPr>
          <w:lang w:val="en-US"/>
        </w:rPr>
        <w:t xml:space="preserve"> (</w:t>
      </w:r>
      <w:proofErr w:type="spellStart"/>
      <w:r>
        <w:rPr>
          <w:lang w:val="en-US"/>
        </w:rPr>
        <w:t>Spimaco</w:t>
      </w:r>
      <w:proofErr w:type="spellEnd"/>
      <w:r>
        <w:rPr>
          <w:lang w:val="en-US"/>
        </w:rPr>
        <w:t>/</w:t>
      </w:r>
      <w:r w:rsidRPr="009300BF">
        <w:t xml:space="preserve"> </w:t>
      </w:r>
      <w:r w:rsidR="00F60BB5" w:rsidRPr="00F60BB5">
        <w:t>spimaco_FTP</w:t>
      </w:r>
      <w:r w:rsidRPr="000B341D">
        <w:t>.py</w:t>
      </w:r>
      <w:r w:rsidRPr="00E818E4">
        <w:t>)</w:t>
      </w:r>
      <w:r w:rsidRPr="00E818E4">
        <w:rPr>
          <w:lang w:val="en-US"/>
        </w:rPr>
        <w:t>:</w:t>
      </w:r>
    </w:p>
    <w:p w14:paraId="478EB1CC" w14:textId="639E7C44" w:rsidR="00622007" w:rsidRDefault="00F60BB5" w:rsidP="00622007">
      <w:pPr>
        <w:ind w:left="284" w:hanging="284"/>
        <w:rPr>
          <w:rFonts w:asciiTheme="minorHAnsi" w:hAnsiTheme="minorHAnsi"/>
          <w:lang w:val="en-US"/>
        </w:rPr>
      </w:pPr>
      <w:r>
        <w:rPr>
          <w:rFonts w:asciiTheme="minorHAnsi" w:hAnsiTheme="minorHAnsi"/>
          <w:lang w:val="en-US"/>
        </w:rPr>
        <w:t>Fetch the Input and Master files from FTP server</w:t>
      </w:r>
      <w:r w:rsidR="00790A05">
        <w:rPr>
          <w:rFonts w:asciiTheme="minorHAnsi" w:hAnsiTheme="minorHAnsi"/>
          <w:lang w:val="en-US"/>
        </w:rPr>
        <w:t>.</w:t>
      </w:r>
    </w:p>
    <w:p w14:paraId="01F3930C" w14:textId="142AC330" w:rsidR="00EA0071" w:rsidRPr="00E818E4" w:rsidRDefault="00EA0071" w:rsidP="006B3879">
      <w:pPr>
        <w:pStyle w:val="Heading3"/>
        <w:rPr>
          <w:lang w:val="en-US"/>
        </w:rPr>
      </w:pPr>
      <w:r w:rsidRPr="00E818E4">
        <w:rPr>
          <w:lang w:val="en-US"/>
        </w:rPr>
        <w:t>Input data processing (</w:t>
      </w:r>
      <w:proofErr w:type="spellStart"/>
      <w:r w:rsidR="00755389">
        <w:rPr>
          <w:lang w:val="en-US"/>
        </w:rPr>
        <w:t>Spimaco</w:t>
      </w:r>
      <w:proofErr w:type="spellEnd"/>
      <w:r w:rsidR="00755389">
        <w:rPr>
          <w:lang w:val="en-US"/>
        </w:rPr>
        <w:t>/</w:t>
      </w:r>
      <w:r w:rsidR="000B341D" w:rsidRPr="000B341D">
        <w:t>ProcessInputs.py</w:t>
      </w:r>
      <w:r w:rsidRPr="00E818E4">
        <w:t>)</w:t>
      </w:r>
      <w:r w:rsidRPr="00E818E4">
        <w:rPr>
          <w:lang w:val="en-US"/>
        </w:rPr>
        <w:t>:</w:t>
      </w:r>
    </w:p>
    <w:p w14:paraId="6EDC6440" w14:textId="5D17C27F" w:rsidR="00622007" w:rsidRDefault="00622007" w:rsidP="00E263A0">
      <w:pPr>
        <w:ind w:left="284" w:hanging="284"/>
        <w:rPr>
          <w:rFonts w:asciiTheme="minorHAnsi" w:hAnsiTheme="minorHAnsi"/>
          <w:lang w:val="en-US"/>
        </w:rPr>
      </w:pPr>
      <w:r>
        <w:rPr>
          <w:rFonts w:asciiTheme="minorHAnsi" w:hAnsiTheme="minorHAnsi"/>
          <w:lang w:val="en-US"/>
        </w:rPr>
        <w:t xml:space="preserve">Check if input </w:t>
      </w:r>
      <w:r w:rsidR="00972870">
        <w:rPr>
          <w:rFonts w:asciiTheme="minorHAnsi" w:hAnsiTheme="minorHAnsi"/>
          <w:lang w:val="en-US"/>
        </w:rPr>
        <w:t>and mast</w:t>
      </w:r>
      <w:r w:rsidR="004A2AB7">
        <w:rPr>
          <w:rFonts w:asciiTheme="minorHAnsi" w:hAnsiTheme="minorHAnsi"/>
          <w:lang w:val="en-US"/>
        </w:rPr>
        <w:t>e</w:t>
      </w:r>
      <w:r w:rsidR="00972870">
        <w:rPr>
          <w:rFonts w:asciiTheme="minorHAnsi" w:hAnsiTheme="minorHAnsi"/>
          <w:lang w:val="en-US"/>
        </w:rPr>
        <w:t xml:space="preserve">r </w:t>
      </w:r>
      <w:r>
        <w:rPr>
          <w:rFonts w:asciiTheme="minorHAnsi" w:hAnsiTheme="minorHAnsi"/>
          <w:lang w:val="en-US"/>
        </w:rPr>
        <w:t>data is available. If no, abort</w:t>
      </w:r>
    </w:p>
    <w:p w14:paraId="1AD9C877" w14:textId="517ACB77" w:rsidR="00E263A0" w:rsidRDefault="00EA0071" w:rsidP="00E263A0">
      <w:pPr>
        <w:ind w:left="284" w:hanging="284"/>
        <w:rPr>
          <w:rFonts w:asciiTheme="minorHAnsi" w:hAnsiTheme="minorHAnsi"/>
          <w:lang w:val="en-US"/>
        </w:rPr>
      </w:pPr>
      <w:r w:rsidRPr="00E818E4">
        <w:rPr>
          <w:rFonts w:asciiTheme="minorHAnsi" w:hAnsiTheme="minorHAnsi"/>
          <w:lang w:val="en-US"/>
        </w:rPr>
        <w:t>Here we capture all inputs and generate JSON</w:t>
      </w:r>
      <w:r>
        <w:rPr>
          <w:rFonts w:asciiTheme="minorHAnsi" w:hAnsiTheme="minorHAnsi"/>
          <w:lang w:val="en-US"/>
        </w:rPr>
        <w:t>/parquet</w:t>
      </w:r>
      <w:r w:rsidRPr="00E818E4">
        <w:rPr>
          <w:rFonts w:asciiTheme="minorHAnsi" w:hAnsiTheme="minorHAnsi"/>
          <w:lang w:val="en-US"/>
        </w:rPr>
        <w:t xml:space="preserve"> files for Scheduler</w:t>
      </w:r>
    </w:p>
    <w:p w14:paraId="53859E17" w14:textId="09D8922F" w:rsidR="000B341D" w:rsidRDefault="000B341D" w:rsidP="00E263A0">
      <w:pPr>
        <w:ind w:left="284" w:hanging="284"/>
        <w:rPr>
          <w:rFonts w:asciiTheme="minorHAnsi" w:hAnsiTheme="minorHAnsi"/>
          <w:lang w:val="en-US"/>
        </w:rPr>
      </w:pPr>
      <w:r>
        <w:rPr>
          <w:rFonts w:asciiTheme="minorHAnsi" w:hAnsiTheme="minorHAnsi"/>
          <w:lang w:val="en-US"/>
        </w:rPr>
        <w:t>There are two functions here:</w:t>
      </w:r>
      <w:r w:rsidR="00E263A0">
        <w:rPr>
          <w:rFonts w:asciiTheme="minorHAnsi" w:hAnsiTheme="minorHAnsi"/>
          <w:lang w:val="en-US"/>
        </w:rPr>
        <w:br/>
        <w:t xml:space="preserve">The reason for </w:t>
      </w:r>
      <w:r w:rsidR="00755D15">
        <w:rPr>
          <w:rFonts w:asciiTheme="minorHAnsi" w:hAnsiTheme="minorHAnsi"/>
          <w:lang w:val="en-US"/>
        </w:rPr>
        <w:t>these two functions</w:t>
      </w:r>
      <w:r w:rsidR="00E84140">
        <w:rPr>
          <w:rFonts w:asciiTheme="minorHAnsi" w:hAnsiTheme="minorHAnsi"/>
          <w:lang w:val="en-US"/>
        </w:rPr>
        <w:t xml:space="preserve"> is</w:t>
      </w:r>
      <w:r w:rsidR="004462BC">
        <w:rPr>
          <w:rFonts w:asciiTheme="minorHAnsi" w:hAnsiTheme="minorHAnsi"/>
          <w:lang w:val="en-US"/>
        </w:rPr>
        <w:t>,</w:t>
      </w:r>
      <w:r w:rsidR="00E84140">
        <w:rPr>
          <w:rFonts w:asciiTheme="minorHAnsi" w:hAnsiTheme="minorHAnsi"/>
          <w:lang w:val="en-US"/>
        </w:rPr>
        <w:t xml:space="preserve"> the capacity master may be uploaded and validated separately.</w:t>
      </w:r>
    </w:p>
    <w:p w14:paraId="1EEEA397" w14:textId="1BA2B21D" w:rsidR="000B341D" w:rsidRDefault="000B341D" w:rsidP="000B341D">
      <w:pPr>
        <w:pStyle w:val="ListParagraph"/>
        <w:numPr>
          <w:ilvl w:val="0"/>
          <w:numId w:val="18"/>
        </w:numPr>
        <w:rPr>
          <w:lang w:val="en-US"/>
        </w:rPr>
      </w:pPr>
      <w:r>
        <w:rPr>
          <w:lang w:val="en-US"/>
        </w:rPr>
        <w:t>Validate the CO and Capacity Master file.</w:t>
      </w:r>
    </w:p>
    <w:p w14:paraId="161763CD" w14:textId="65BF2C1C" w:rsidR="000B341D" w:rsidRDefault="00E263A0" w:rsidP="000B341D">
      <w:pPr>
        <w:pStyle w:val="ListParagraph"/>
        <w:numPr>
          <w:ilvl w:val="0"/>
          <w:numId w:val="18"/>
        </w:numPr>
        <w:rPr>
          <w:lang w:val="en-US"/>
        </w:rPr>
      </w:pPr>
      <w:r>
        <w:rPr>
          <w:lang w:val="en-US"/>
        </w:rPr>
        <w:t>Process All inputs</w:t>
      </w:r>
    </w:p>
    <w:p w14:paraId="0DA24D8D" w14:textId="65B82BDB" w:rsidR="00E84140" w:rsidRPr="00086C8F" w:rsidRDefault="00E84140" w:rsidP="00086C8F">
      <w:pPr>
        <w:pStyle w:val="ListParagraph"/>
        <w:numPr>
          <w:ilvl w:val="0"/>
          <w:numId w:val="19"/>
        </w:numPr>
        <w:ind w:left="426" w:hanging="426"/>
      </w:pPr>
      <w:r>
        <w:rPr>
          <w:lang w:val="en-US"/>
        </w:rPr>
        <w:t xml:space="preserve">Validate the CO and Capacity Master file (Function: </w:t>
      </w:r>
      <w:proofErr w:type="spellStart"/>
      <w:r w:rsidRPr="00E84140">
        <w:t>validateCoAndCapacity</w:t>
      </w:r>
      <w:proofErr w:type="spellEnd"/>
      <w:r w:rsidRPr="00E84140">
        <w:rPr>
          <w:lang w:val="en-US"/>
        </w:rPr>
        <w:t>):</w:t>
      </w:r>
      <w:r w:rsidR="00086C8F">
        <w:rPr>
          <w:lang w:val="en-US"/>
        </w:rPr>
        <w:br/>
      </w:r>
      <w:r w:rsidRPr="00086C8F">
        <w:rPr>
          <w:lang w:val="en-US"/>
        </w:rPr>
        <w:t>Here we read the Capacity Master, check for duplicate columns</w:t>
      </w:r>
      <w:r w:rsidR="00086C8F" w:rsidRPr="00086C8F">
        <w:rPr>
          <w:lang w:val="en-US"/>
        </w:rPr>
        <w:t xml:space="preserve"> and save the same as parquet file for Scheuler to populate the slots</w:t>
      </w:r>
      <w:r w:rsidR="00086C8F">
        <w:rPr>
          <w:lang w:val="en-US"/>
        </w:rPr>
        <w:br/>
      </w:r>
    </w:p>
    <w:p w14:paraId="46D493BA" w14:textId="77777777" w:rsidR="00A73BDD" w:rsidRDefault="00086C8F" w:rsidP="00AF3507">
      <w:pPr>
        <w:pStyle w:val="ListParagraph"/>
        <w:keepNext/>
        <w:keepLines/>
        <w:numPr>
          <w:ilvl w:val="0"/>
          <w:numId w:val="19"/>
        </w:numPr>
        <w:ind w:left="426" w:hanging="426"/>
      </w:pPr>
      <w:r>
        <w:rPr>
          <w:lang w:val="en-US"/>
        </w:rPr>
        <w:lastRenderedPageBreak/>
        <w:t xml:space="preserve">Process Inputs (Function: </w:t>
      </w:r>
      <w:proofErr w:type="spellStart"/>
      <w:r w:rsidRPr="00086C8F">
        <w:t>processSpimacoInputs</w:t>
      </w:r>
      <w:proofErr w:type="spellEnd"/>
      <w:r>
        <w:t>)</w:t>
      </w:r>
    </w:p>
    <w:p w14:paraId="6B792F6C" w14:textId="535CDC61" w:rsidR="00E5029A" w:rsidRDefault="00083C19" w:rsidP="00AF3507">
      <w:pPr>
        <w:pStyle w:val="ListParagraph"/>
        <w:keepNext/>
        <w:keepLines/>
        <w:numPr>
          <w:ilvl w:val="1"/>
          <w:numId w:val="19"/>
        </w:numPr>
        <w:ind w:left="709" w:hanging="283"/>
      </w:pPr>
      <w:r>
        <w:rPr>
          <w:lang w:val="en-US"/>
        </w:rPr>
        <w:t>Generate the Json for workstation and machines</w:t>
      </w:r>
      <w:r w:rsidR="00E5029A">
        <w:rPr>
          <w:lang w:val="en-US"/>
        </w:rPr>
        <w:t xml:space="preserve"> (</w:t>
      </w:r>
      <w:proofErr w:type="spellStart"/>
      <w:r w:rsidR="00E5029A" w:rsidRPr="00E5029A">
        <w:t>generateWSMasterJson</w:t>
      </w:r>
      <w:proofErr w:type="spellEnd"/>
      <w:r w:rsidR="00E5029A">
        <w:t>)</w:t>
      </w:r>
      <w:r w:rsidR="00CE2B50" w:rsidRPr="00E5029A">
        <w:rPr>
          <w:lang w:val="en-US"/>
        </w:rPr>
        <w:br/>
        <w:t xml:space="preserve">Read the parquet file generated in </w:t>
      </w:r>
      <w:proofErr w:type="spellStart"/>
      <w:r w:rsidR="00CE2B50" w:rsidRPr="00E5029A">
        <w:t>validateCoAndCapacity</w:t>
      </w:r>
      <w:proofErr w:type="spellEnd"/>
      <w:r w:rsidR="00CE2B50">
        <w:br/>
      </w:r>
      <w:r w:rsidR="00D20774">
        <w:t>Use the first 5 rows. Generate the machine and workstations ID’s</w:t>
      </w:r>
    </w:p>
    <w:p w14:paraId="3200F1AA" w14:textId="7957FBFA" w:rsidR="00E5029A" w:rsidRDefault="00C15E10" w:rsidP="00A73BDD">
      <w:pPr>
        <w:pStyle w:val="ListParagraph"/>
        <w:numPr>
          <w:ilvl w:val="1"/>
          <w:numId w:val="19"/>
        </w:numPr>
        <w:ind w:left="709" w:hanging="283"/>
      </w:pPr>
      <w:r>
        <w:t>Read ALL process orders and drop blank rows and cleanup up invalid data</w:t>
      </w:r>
    </w:p>
    <w:p w14:paraId="50C3E7FF" w14:textId="77777777" w:rsidR="00532853" w:rsidRPr="00532853" w:rsidRDefault="00532853" w:rsidP="00A73BDD">
      <w:pPr>
        <w:pStyle w:val="ListParagraph"/>
        <w:numPr>
          <w:ilvl w:val="1"/>
          <w:numId w:val="19"/>
        </w:numPr>
        <w:ind w:left="709" w:hanging="283"/>
      </w:pPr>
      <w:r>
        <w:rPr>
          <w:lang w:val="en-US"/>
        </w:rPr>
        <w:t>Drop the rows with TECO flag (completed)</w:t>
      </w:r>
    </w:p>
    <w:p w14:paraId="0B8A4692" w14:textId="2608D1D3" w:rsidR="00532853" w:rsidRPr="007C561D" w:rsidRDefault="00532853" w:rsidP="00A73BDD">
      <w:pPr>
        <w:pStyle w:val="ListParagraph"/>
        <w:numPr>
          <w:ilvl w:val="1"/>
          <w:numId w:val="19"/>
        </w:numPr>
        <w:ind w:left="709" w:hanging="283"/>
      </w:pPr>
      <w:r>
        <w:rPr>
          <w:lang w:val="en-US"/>
        </w:rPr>
        <w:t xml:space="preserve">Cleanup the </w:t>
      </w:r>
      <w:proofErr w:type="spellStart"/>
      <w:r>
        <w:rPr>
          <w:lang w:val="en-US"/>
        </w:rPr>
        <w:t>TargetQty</w:t>
      </w:r>
      <w:proofErr w:type="spellEnd"/>
      <w:r>
        <w:rPr>
          <w:lang w:val="en-US"/>
        </w:rPr>
        <w:t xml:space="preserve"> and Delivery Qty. Pending QTY is diff of two</w:t>
      </w:r>
      <w:r w:rsidR="007C561D">
        <w:rPr>
          <w:lang w:val="en-US"/>
        </w:rPr>
        <w:t>. If pending qty &lt; 10 then we consider the orders as COMPLETE</w:t>
      </w:r>
    </w:p>
    <w:p w14:paraId="5CECA285" w14:textId="5FDB4F5F" w:rsidR="007C561D" w:rsidRPr="00532853" w:rsidRDefault="00A2756C" w:rsidP="00A73BDD">
      <w:pPr>
        <w:pStyle w:val="ListParagraph"/>
        <w:numPr>
          <w:ilvl w:val="1"/>
          <w:numId w:val="19"/>
        </w:numPr>
        <w:ind w:left="709" w:hanging="283"/>
      </w:pPr>
      <w:r>
        <w:rPr>
          <w:lang w:val="en-US"/>
        </w:rPr>
        <w:t xml:space="preserve">Read the </w:t>
      </w:r>
      <w:proofErr w:type="spellStart"/>
      <w:r>
        <w:rPr>
          <w:lang w:val="en-US"/>
        </w:rPr>
        <w:t>VFlow</w:t>
      </w:r>
      <w:proofErr w:type="spellEnd"/>
      <w:r>
        <w:rPr>
          <w:lang w:val="en-US"/>
        </w:rPr>
        <w:t xml:space="preserve"> PO parquet file that contains route. Keep the orders that have route</w:t>
      </w:r>
    </w:p>
    <w:p w14:paraId="14D3901B" w14:textId="77777777" w:rsidR="003A3DC8" w:rsidRPr="003A3DC8" w:rsidRDefault="005B2B99" w:rsidP="00A73BDD">
      <w:pPr>
        <w:pStyle w:val="ListParagraph"/>
        <w:numPr>
          <w:ilvl w:val="1"/>
          <w:numId w:val="19"/>
        </w:numPr>
        <w:ind w:left="709" w:hanging="283"/>
      </w:pPr>
      <w:r>
        <w:rPr>
          <w:lang w:val="en-US"/>
        </w:rPr>
        <w:t xml:space="preserve">Read </w:t>
      </w:r>
      <w:r w:rsidR="00AA6654">
        <w:rPr>
          <w:lang w:val="en-US"/>
        </w:rPr>
        <w:t xml:space="preserve">the PO Mapping and cleanup. </w:t>
      </w:r>
      <w:r w:rsidR="00466947">
        <w:rPr>
          <w:lang w:val="en-US"/>
        </w:rPr>
        <w:t xml:space="preserve">Remove </w:t>
      </w:r>
      <w:r w:rsidR="00AA6654">
        <w:rPr>
          <w:lang w:val="en-US"/>
        </w:rPr>
        <w:t>duplicate</w:t>
      </w:r>
      <w:r w:rsidR="00466947">
        <w:rPr>
          <w:lang w:val="en-US"/>
        </w:rPr>
        <w:t>s and update the order DF with mapping</w:t>
      </w:r>
    </w:p>
    <w:p w14:paraId="0C9A2AA6" w14:textId="3814228F" w:rsidR="00962405" w:rsidRPr="00962405" w:rsidRDefault="003A3DC8" w:rsidP="00A73BDD">
      <w:pPr>
        <w:pStyle w:val="ListParagraph"/>
        <w:numPr>
          <w:ilvl w:val="1"/>
          <w:numId w:val="19"/>
        </w:numPr>
        <w:ind w:left="709" w:hanging="283"/>
      </w:pPr>
      <w:r>
        <w:rPr>
          <w:lang w:val="en-US"/>
        </w:rPr>
        <w:t>Read routing master, pick up only required columns</w:t>
      </w:r>
      <w:r w:rsidR="00962405">
        <w:rPr>
          <w:lang w:val="en-US"/>
        </w:rPr>
        <w:t xml:space="preserve"> and convert numeric columns for touch times, drop duplicates</w:t>
      </w:r>
      <w:r w:rsidR="00444414">
        <w:rPr>
          <w:lang w:val="en-US"/>
        </w:rPr>
        <w:t xml:space="preserve"> and validate data for different operations</w:t>
      </w:r>
    </w:p>
    <w:p w14:paraId="7CF8F863" w14:textId="77777777" w:rsidR="00EF2F90" w:rsidRPr="00EF2F90" w:rsidRDefault="00702C97" w:rsidP="00A73BDD">
      <w:pPr>
        <w:pStyle w:val="ListParagraph"/>
        <w:numPr>
          <w:ilvl w:val="1"/>
          <w:numId w:val="19"/>
        </w:numPr>
        <w:ind w:left="709" w:hanging="283"/>
      </w:pPr>
      <w:r>
        <w:rPr>
          <w:lang w:val="en-US"/>
        </w:rPr>
        <w:t xml:space="preserve">Create a </w:t>
      </w:r>
      <w:proofErr w:type="spellStart"/>
      <w:r>
        <w:rPr>
          <w:lang w:val="en-US"/>
        </w:rPr>
        <w:t>dict</w:t>
      </w:r>
      <w:proofErr w:type="spellEnd"/>
      <w:r>
        <w:rPr>
          <w:lang w:val="en-US"/>
        </w:rPr>
        <w:t xml:space="preserve"> for </w:t>
      </w:r>
      <w:proofErr w:type="spellStart"/>
      <w:r>
        <w:rPr>
          <w:lang w:val="en-US"/>
        </w:rPr>
        <w:t>sfg</w:t>
      </w:r>
      <w:proofErr w:type="spellEnd"/>
      <w:r>
        <w:rPr>
          <w:lang w:val="en-US"/>
        </w:rPr>
        <w:t xml:space="preserve"> and </w:t>
      </w:r>
      <w:proofErr w:type="spellStart"/>
      <w:r>
        <w:rPr>
          <w:lang w:val="en-US"/>
        </w:rPr>
        <w:t>fg</w:t>
      </w:r>
      <w:proofErr w:type="spellEnd"/>
      <w:r>
        <w:rPr>
          <w:lang w:val="en-US"/>
        </w:rPr>
        <w:t xml:space="preserve"> routes</w:t>
      </w:r>
    </w:p>
    <w:p w14:paraId="77FA2181" w14:textId="77777777" w:rsidR="00EF2F90" w:rsidRPr="00EF2F90" w:rsidRDefault="00EF2F90" w:rsidP="00A73BDD">
      <w:pPr>
        <w:pStyle w:val="ListParagraph"/>
        <w:numPr>
          <w:ilvl w:val="1"/>
          <w:numId w:val="19"/>
        </w:numPr>
        <w:ind w:left="709" w:hanging="283"/>
      </w:pPr>
      <w:r>
        <w:rPr>
          <w:lang w:val="en-US"/>
        </w:rPr>
        <w:t>From the orders, drop the items with blank or invalid routes (e.g. &gt;&gt;&gt;&gt;)</w:t>
      </w:r>
    </w:p>
    <w:p w14:paraId="7B893131" w14:textId="77777777" w:rsidR="00A221B3" w:rsidRPr="00A221B3" w:rsidRDefault="00A221B3" w:rsidP="00EF2F90">
      <w:pPr>
        <w:pStyle w:val="ListParagraph"/>
        <w:numPr>
          <w:ilvl w:val="1"/>
          <w:numId w:val="19"/>
        </w:numPr>
        <w:ind w:left="851" w:hanging="425"/>
      </w:pPr>
      <w:r>
        <w:rPr>
          <w:lang w:val="en-US"/>
        </w:rPr>
        <w:t>Filter orders without route or BPP</w:t>
      </w:r>
    </w:p>
    <w:p w14:paraId="76B42E88" w14:textId="4C9DFC9F" w:rsidR="00BA0519" w:rsidRDefault="00A221B3" w:rsidP="00BA0519">
      <w:pPr>
        <w:pStyle w:val="ListParagraph"/>
        <w:numPr>
          <w:ilvl w:val="1"/>
          <w:numId w:val="19"/>
        </w:numPr>
        <w:ind w:left="851" w:hanging="425"/>
      </w:pPr>
      <w:r>
        <w:rPr>
          <w:lang w:val="en-US"/>
        </w:rPr>
        <w:t xml:space="preserve">Get the WIP status </w:t>
      </w:r>
      <w:r w:rsidR="00BA0519">
        <w:rPr>
          <w:lang w:val="en-US"/>
        </w:rPr>
        <w:t xml:space="preserve">(like trailing dept in </w:t>
      </w:r>
      <w:proofErr w:type="spellStart"/>
      <w:r w:rsidR="00BA0519">
        <w:rPr>
          <w:lang w:val="en-US"/>
        </w:rPr>
        <w:t>AjantaDHJ</w:t>
      </w:r>
      <w:proofErr w:type="spellEnd"/>
      <w:r w:rsidR="00BA0519">
        <w:rPr>
          <w:lang w:val="en-US"/>
        </w:rPr>
        <w:t>) – “</w:t>
      </w:r>
      <w:proofErr w:type="spellStart"/>
      <w:r w:rsidR="00BA0519" w:rsidRPr="00BA0519">
        <w:t>getWipStatus</w:t>
      </w:r>
      <w:proofErr w:type="spellEnd"/>
      <w:r w:rsidR="00BA0519">
        <w:t>”</w:t>
      </w:r>
      <w:r w:rsidR="00DC4CAC">
        <w:t xml:space="preserve"> and remove the completed orders</w:t>
      </w:r>
    </w:p>
    <w:p w14:paraId="761C2597" w14:textId="47EF011D" w:rsidR="00BA0519" w:rsidRDefault="006416E8" w:rsidP="00BA0519">
      <w:pPr>
        <w:pStyle w:val="ListParagraph"/>
        <w:numPr>
          <w:ilvl w:val="1"/>
          <w:numId w:val="19"/>
        </w:numPr>
        <w:ind w:left="851" w:hanging="425"/>
      </w:pPr>
      <w:r>
        <w:t>Assign the category (3 buckets) – Black/Red, Yellow, Green/White/Blue</w:t>
      </w:r>
    </w:p>
    <w:p w14:paraId="3586DD91" w14:textId="3D9825EF" w:rsidR="006A6EDF" w:rsidRDefault="006A6EDF" w:rsidP="00BA0519">
      <w:pPr>
        <w:pStyle w:val="ListParagraph"/>
        <w:numPr>
          <w:ilvl w:val="1"/>
          <w:numId w:val="19"/>
        </w:numPr>
        <w:ind w:left="851" w:hanging="425"/>
      </w:pPr>
      <w:r>
        <w:t xml:space="preserve">Sort the </w:t>
      </w:r>
      <w:proofErr w:type="spellStart"/>
      <w:r>
        <w:t>df</w:t>
      </w:r>
      <w:proofErr w:type="spellEnd"/>
      <w:r>
        <w:t xml:space="preserve"> as per category, priority etc</w:t>
      </w:r>
    </w:p>
    <w:p w14:paraId="00771331" w14:textId="25B605D2" w:rsidR="006A6EDF" w:rsidRDefault="006A6EDF" w:rsidP="00BA0519">
      <w:pPr>
        <w:pStyle w:val="ListParagraph"/>
        <w:numPr>
          <w:ilvl w:val="1"/>
          <w:numId w:val="19"/>
        </w:numPr>
        <w:ind w:left="851" w:hanging="425"/>
      </w:pPr>
      <w:r>
        <w:t>Generate the JSON for jobs.</w:t>
      </w:r>
    </w:p>
    <w:p w14:paraId="11885AFD" w14:textId="15368EB0" w:rsidR="00884E9B" w:rsidRDefault="00884E9B" w:rsidP="00BA0519">
      <w:pPr>
        <w:pStyle w:val="ListParagraph"/>
        <w:numPr>
          <w:ilvl w:val="1"/>
          <w:numId w:val="19"/>
        </w:numPr>
        <w:ind w:left="851" w:hanging="425"/>
      </w:pPr>
      <w:r>
        <w:t xml:space="preserve">There are NO interstage buffers so </w:t>
      </w:r>
      <w:r w:rsidR="007F7C7F">
        <w:t>leave a blank buffers JSON</w:t>
      </w:r>
    </w:p>
    <w:p w14:paraId="2B3457CA" w14:textId="65C45230" w:rsidR="007F7C7F" w:rsidRPr="00E818E4" w:rsidRDefault="00086C8F" w:rsidP="007F7C7F">
      <w:pPr>
        <w:pStyle w:val="Heading3"/>
        <w:rPr>
          <w:lang w:val="en-US"/>
        </w:rPr>
      </w:pPr>
      <w:r w:rsidRPr="00BA0519">
        <w:rPr>
          <w:lang w:val="en-US"/>
        </w:rPr>
        <w:br/>
      </w:r>
      <w:r w:rsidR="007F7C7F" w:rsidRPr="00E818E4">
        <w:rPr>
          <w:lang w:val="en-US"/>
        </w:rPr>
        <w:t>Scheduling</w:t>
      </w:r>
      <w:r w:rsidR="007F7C7F">
        <w:rPr>
          <w:lang w:val="en-US"/>
        </w:rPr>
        <w:t xml:space="preserve"> </w:t>
      </w:r>
      <w:r w:rsidR="007F7C7F" w:rsidRPr="00E818E4">
        <w:rPr>
          <w:lang w:val="en-US"/>
        </w:rPr>
        <w:t>(</w:t>
      </w:r>
      <w:proofErr w:type="spellStart"/>
      <w:r w:rsidR="00755389">
        <w:rPr>
          <w:lang w:val="en-US"/>
        </w:rPr>
        <w:t>Spimaco</w:t>
      </w:r>
      <w:proofErr w:type="spellEnd"/>
      <w:r w:rsidR="00755389">
        <w:rPr>
          <w:lang w:val="en-US"/>
        </w:rPr>
        <w:t>/</w:t>
      </w:r>
      <w:r w:rsidR="00EA3B51" w:rsidRPr="00EA3B51">
        <w:t>Spimaco_Scheduler_v1</w:t>
      </w:r>
      <w:r w:rsidR="007F7C7F" w:rsidRPr="00E818E4">
        <w:t>.py)</w:t>
      </w:r>
      <w:r w:rsidR="007F7C7F" w:rsidRPr="00E818E4">
        <w:rPr>
          <w:lang w:val="en-US"/>
        </w:rPr>
        <w:t>:</w:t>
      </w:r>
    </w:p>
    <w:p w14:paraId="1218ADF0" w14:textId="68434566" w:rsidR="007F7C7F" w:rsidRPr="00E37A99" w:rsidRDefault="007F7C7F" w:rsidP="007F7C7F">
      <w:pPr>
        <w:keepNext/>
        <w:keepLines/>
        <w:rPr>
          <w:rFonts w:asciiTheme="minorHAnsi" w:hAnsiTheme="minorHAnsi"/>
          <w:b/>
          <w:bCs/>
          <w:u w:val="single"/>
        </w:rPr>
      </w:pPr>
      <w:r w:rsidRPr="00E818E4">
        <w:rPr>
          <w:rFonts w:asciiTheme="minorHAnsi" w:hAnsiTheme="minorHAnsi"/>
          <w:lang w:val="en-US"/>
        </w:rPr>
        <w:t xml:space="preserve">Here are the steps (starting with </w:t>
      </w:r>
      <w:proofErr w:type="spellStart"/>
      <w:r w:rsidR="00E37A99" w:rsidRPr="00E37A99">
        <w:rPr>
          <w:rFonts w:asciiTheme="minorHAnsi" w:hAnsiTheme="minorHAnsi"/>
          <w:b/>
          <w:bCs/>
          <w:u w:val="single"/>
        </w:rPr>
        <w:t>spimacoGoForIt</w:t>
      </w:r>
      <w:proofErr w:type="spellEnd"/>
      <w:r w:rsidR="00E37A99">
        <w:rPr>
          <w:rFonts w:asciiTheme="minorHAnsi" w:hAnsiTheme="minorHAnsi"/>
          <w:b/>
          <w:bCs/>
          <w:u w:val="single"/>
        </w:rPr>
        <w:t xml:space="preserve"> </w:t>
      </w:r>
      <w:r w:rsidRPr="00E818E4">
        <w:rPr>
          <w:rFonts w:asciiTheme="minorHAnsi" w:hAnsiTheme="minorHAnsi"/>
          <w:lang w:val="en-US"/>
        </w:rPr>
        <w:t>function</w:t>
      </w:r>
      <w:r w:rsidR="00E37A99">
        <w:rPr>
          <w:rFonts w:asciiTheme="minorHAnsi" w:hAnsiTheme="minorHAnsi"/>
          <w:lang w:val="en-US"/>
        </w:rPr>
        <w:t xml:space="preserve"> called from </w:t>
      </w:r>
      <w:r w:rsidR="00E37A99" w:rsidRPr="00E37A99">
        <w:rPr>
          <w:rFonts w:asciiTheme="minorHAnsi" w:hAnsiTheme="minorHAnsi"/>
          <w:b/>
          <w:bCs/>
          <w:lang w:val="en-US"/>
        </w:rPr>
        <w:t>main</w:t>
      </w:r>
      <w:r w:rsidRPr="00E818E4">
        <w:rPr>
          <w:rFonts w:asciiTheme="minorHAnsi" w:hAnsiTheme="minorHAnsi"/>
          <w:lang w:val="en-US"/>
        </w:rPr>
        <w:t>)</w:t>
      </w:r>
    </w:p>
    <w:p w14:paraId="57D593D3" w14:textId="24818DBC" w:rsidR="0095572B" w:rsidRDefault="0095572B" w:rsidP="00351BE5">
      <w:pPr>
        <w:pStyle w:val="ListParagraph"/>
        <w:keepNext/>
        <w:keepLines/>
        <w:numPr>
          <w:ilvl w:val="0"/>
          <w:numId w:val="20"/>
        </w:numPr>
        <w:rPr>
          <w:lang w:val="en-US"/>
        </w:rPr>
      </w:pPr>
      <w:r>
        <w:rPr>
          <w:lang w:val="en-US"/>
        </w:rPr>
        <w:t>Check if mandatory files exist – if no, abort</w:t>
      </w:r>
    </w:p>
    <w:p w14:paraId="3526028F" w14:textId="73693F85" w:rsidR="007F7C7F" w:rsidRPr="00A3361B" w:rsidRDefault="00C40EEE" w:rsidP="00A3361B">
      <w:pPr>
        <w:pStyle w:val="ListParagraph"/>
        <w:keepNext/>
        <w:keepLines/>
        <w:numPr>
          <w:ilvl w:val="0"/>
          <w:numId w:val="20"/>
        </w:numPr>
      </w:pPr>
      <w:r>
        <w:rPr>
          <w:lang w:val="en-US"/>
        </w:rPr>
        <w:t xml:space="preserve">In function </w:t>
      </w:r>
      <w:r w:rsidR="00A3361B">
        <w:rPr>
          <w:lang w:val="en-US"/>
        </w:rPr>
        <w:t>‘</w:t>
      </w:r>
      <w:proofErr w:type="spellStart"/>
      <w:r w:rsidR="00A3361B" w:rsidRPr="00A3361B">
        <w:t>spimacoGoForIt</w:t>
      </w:r>
      <w:proofErr w:type="spellEnd"/>
      <w:r w:rsidR="00A3361B">
        <w:t xml:space="preserve">’, </w:t>
      </w:r>
      <w:r w:rsidR="00A3361B">
        <w:rPr>
          <w:lang w:val="en-US"/>
        </w:rPr>
        <w:t>c</w:t>
      </w:r>
      <w:r w:rsidR="00E37A99" w:rsidRPr="00A3361B">
        <w:rPr>
          <w:lang w:val="en-US"/>
        </w:rPr>
        <w:t xml:space="preserve">reate instance of </w:t>
      </w:r>
      <w:proofErr w:type="spellStart"/>
      <w:r w:rsidR="00E37A99" w:rsidRPr="00E37A99">
        <w:t>SpimacoDataImporter</w:t>
      </w:r>
      <w:proofErr w:type="spellEnd"/>
      <w:r w:rsidR="00E37A99">
        <w:br/>
      </w:r>
      <w:r w:rsidR="007F7C7F" w:rsidRPr="00A3361B">
        <w:rPr>
          <w:lang w:val="en-US"/>
        </w:rPr>
        <w:t>Import the JSON files and the calendar parquet</w:t>
      </w:r>
      <w:r w:rsidR="00351BE5" w:rsidRPr="00A3361B">
        <w:rPr>
          <w:lang w:val="en-US"/>
        </w:rPr>
        <w:t>, Populate list of jobs and machines</w:t>
      </w:r>
    </w:p>
    <w:p w14:paraId="56074DB7" w14:textId="27B6D3B2" w:rsidR="007F7C7F" w:rsidRPr="00E818E4" w:rsidRDefault="007F7C7F" w:rsidP="007F7C7F">
      <w:pPr>
        <w:pStyle w:val="ListParagraph"/>
        <w:keepNext/>
        <w:keepLines/>
        <w:numPr>
          <w:ilvl w:val="0"/>
          <w:numId w:val="20"/>
        </w:numPr>
        <w:ind w:hanging="357"/>
        <w:rPr>
          <w:lang w:val="en-US"/>
        </w:rPr>
      </w:pPr>
      <w:r w:rsidRPr="00E818E4">
        <w:rPr>
          <w:lang w:val="en-US"/>
        </w:rPr>
        <w:t xml:space="preserve">Instantiate </w:t>
      </w:r>
      <w:proofErr w:type="spellStart"/>
      <w:r w:rsidR="0095572B">
        <w:rPr>
          <w:lang w:val="en-US"/>
        </w:rPr>
        <w:t>Spimaco</w:t>
      </w:r>
      <w:proofErr w:type="spellEnd"/>
      <w:r w:rsidRPr="00E818E4">
        <w:rPr>
          <w:lang w:val="en-US"/>
        </w:rPr>
        <w:t xml:space="preserve"> specific schedule</w:t>
      </w:r>
      <w:r w:rsidR="00A3361B">
        <w:rPr>
          <w:lang w:val="en-US"/>
        </w:rPr>
        <w:t>r</w:t>
      </w:r>
      <w:r w:rsidRPr="00E818E4">
        <w:rPr>
          <w:lang w:val="en-US"/>
        </w:rPr>
        <w:t xml:space="preserve">. </w:t>
      </w:r>
      <w:r w:rsidR="00351BE5">
        <w:rPr>
          <w:lang w:val="en-US"/>
        </w:rPr>
        <w:br/>
      </w:r>
      <w:r w:rsidR="00351BE5" w:rsidRPr="00351BE5">
        <w:rPr>
          <w:lang w:val="en-US"/>
        </w:rPr>
        <w:t>Generate the hourly slots</w:t>
      </w:r>
      <w:r w:rsidR="00351BE5">
        <w:rPr>
          <w:lang w:val="en-US"/>
        </w:rPr>
        <w:t xml:space="preserve"> and </w:t>
      </w:r>
      <w:r w:rsidRPr="00E818E4">
        <w:rPr>
          <w:lang w:val="en-US"/>
        </w:rPr>
        <w:t xml:space="preserve">available </w:t>
      </w:r>
      <w:hyperlink w:anchor="PathGeneration" w:history="1">
        <w:r w:rsidRPr="00E818E4">
          <w:rPr>
            <w:rStyle w:val="Hyperlink"/>
            <w:lang w:val="en-US"/>
          </w:rPr>
          <w:t>paths</w:t>
        </w:r>
      </w:hyperlink>
      <w:r w:rsidRPr="00E818E4">
        <w:rPr>
          <w:lang w:val="en-US"/>
        </w:rPr>
        <w:t xml:space="preserve"> for each job in a </w:t>
      </w:r>
      <w:proofErr w:type="spellStart"/>
      <w:r w:rsidRPr="00E818E4">
        <w:rPr>
          <w:lang w:val="en-US"/>
        </w:rPr>
        <w:t>dataframe</w:t>
      </w:r>
      <w:proofErr w:type="spellEnd"/>
    </w:p>
    <w:p w14:paraId="713D5B1D" w14:textId="77777777" w:rsidR="007F7C7F" w:rsidRPr="00E818E4" w:rsidRDefault="007F7C7F" w:rsidP="007F7C7F">
      <w:pPr>
        <w:pStyle w:val="ListParagraph"/>
        <w:keepNext/>
        <w:keepLines/>
        <w:numPr>
          <w:ilvl w:val="1"/>
          <w:numId w:val="20"/>
        </w:numPr>
        <w:ind w:hanging="357"/>
        <w:rPr>
          <w:lang w:val="en-US"/>
        </w:rPr>
      </w:pPr>
      <w:r w:rsidRPr="00E818E4">
        <w:rPr>
          <w:lang w:val="en-US"/>
        </w:rPr>
        <w:t>Start date as today</w:t>
      </w:r>
    </w:p>
    <w:p w14:paraId="59DD6E7B" w14:textId="77777777" w:rsidR="007F7C7F" w:rsidRPr="00E818E4" w:rsidRDefault="007F7C7F" w:rsidP="007F7C7F">
      <w:pPr>
        <w:pStyle w:val="ListParagraph"/>
        <w:keepNext/>
        <w:keepLines/>
        <w:numPr>
          <w:ilvl w:val="1"/>
          <w:numId w:val="20"/>
        </w:numPr>
        <w:ind w:hanging="357"/>
        <w:rPr>
          <w:lang w:val="en-US"/>
        </w:rPr>
      </w:pPr>
      <w:r w:rsidRPr="00E818E4">
        <w:rPr>
          <w:lang w:val="en-US"/>
        </w:rPr>
        <w:t>Horizon is not required as the capacity calendar will define this</w:t>
      </w:r>
    </w:p>
    <w:p w14:paraId="1EE443C5" w14:textId="083C79F5" w:rsidR="007F7C7F" w:rsidRPr="00332452" w:rsidRDefault="007F7C7F" w:rsidP="00A15515">
      <w:pPr>
        <w:pStyle w:val="ListParagraph"/>
        <w:numPr>
          <w:ilvl w:val="0"/>
          <w:numId w:val="20"/>
        </w:numPr>
      </w:pPr>
      <w:r>
        <w:rPr>
          <w:lang w:val="en-US"/>
        </w:rPr>
        <w:t>Schedule</w:t>
      </w:r>
      <w:r w:rsidRPr="00E818E4">
        <w:rPr>
          <w:lang w:val="en-US"/>
        </w:rPr>
        <w:t xml:space="preserve"> jobs using “</w:t>
      </w:r>
      <w:proofErr w:type="spellStart"/>
      <w:r w:rsidR="007E7185" w:rsidRPr="007E7185">
        <w:t>schedule_jobs</w:t>
      </w:r>
      <w:proofErr w:type="spellEnd"/>
      <w:r w:rsidRPr="007E7185">
        <w:rPr>
          <w:lang w:val="en-US"/>
        </w:rPr>
        <w:t>”</w:t>
      </w:r>
      <w:r w:rsidR="001F178B">
        <w:rPr>
          <w:lang w:val="en-US"/>
        </w:rPr>
        <w:t xml:space="preserve"> (from core scheduler)</w:t>
      </w:r>
      <w:r w:rsidRPr="007E7185">
        <w:rPr>
          <w:lang w:val="en-US"/>
        </w:rPr>
        <w:br/>
        <w:t xml:space="preserve">This function calls orchestrator </w:t>
      </w:r>
      <w:r w:rsidR="00A15515" w:rsidRPr="00A15515">
        <w:t>_</w:t>
      </w:r>
      <w:proofErr w:type="spellStart"/>
      <w:r w:rsidR="00A15515" w:rsidRPr="00A15515">
        <w:t>schedule_jobs_pre_post</w:t>
      </w:r>
      <w:proofErr w:type="spellEnd"/>
      <w:r w:rsidRPr="00A15515">
        <w:rPr>
          <w:lang w:val="en-US"/>
        </w:rPr>
        <w:t xml:space="preserve">) category by category </w:t>
      </w:r>
    </w:p>
    <w:p w14:paraId="3608A34D" w14:textId="546CBBE3" w:rsidR="007F7C7F" w:rsidRPr="004462BC" w:rsidRDefault="007F7C7F" w:rsidP="006258F3">
      <w:pPr>
        <w:pStyle w:val="ListParagraph"/>
        <w:numPr>
          <w:ilvl w:val="0"/>
          <w:numId w:val="20"/>
        </w:numPr>
      </w:pPr>
      <w:r>
        <w:rPr>
          <w:lang w:val="en-US"/>
        </w:rPr>
        <w:t>Orchestrate</w:t>
      </w:r>
      <w:r w:rsidRPr="00E818E4">
        <w:rPr>
          <w:lang w:val="en-US"/>
        </w:rPr>
        <w:t xml:space="preserve"> jobs using “</w:t>
      </w:r>
      <w:r w:rsidR="006258F3" w:rsidRPr="006258F3">
        <w:t>_</w:t>
      </w:r>
      <w:proofErr w:type="spellStart"/>
      <w:r w:rsidR="006258F3" w:rsidRPr="006258F3">
        <w:t>schedule_jobs_pre_post</w:t>
      </w:r>
      <w:proofErr w:type="spellEnd"/>
      <w:r w:rsidRPr="006258F3">
        <w:rPr>
          <w:lang w:val="en-US"/>
        </w:rPr>
        <w:t>”</w:t>
      </w:r>
      <w:r w:rsidR="00AE7940">
        <w:rPr>
          <w:lang w:val="en-US"/>
        </w:rPr>
        <w:t xml:space="preserve"> </w:t>
      </w:r>
      <w:r w:rsidR="00A559C8">
        <w:rPr>
          <w:lang w:val="en-US"/>
        </w:rPr>
        <w:t xml:space="preserve">– as there is no FREE GAP </w:t>
      </w:r>
      <w:r w:rsidR="00FC563D">
        <w:rPr>
          <w:lang w:val="en-US"/>
        </w:rPr>
        <w:t>requirement, it will be sing</w:t>
      </w:r>
      <w:r w:rsidR="004462BC">
        <w:rPr>
          <w:lang w:val="en-US"/>
        </w:rPr>
        <w:t>l</w:t>
      </w:r>
      <w:r w:rsidR="00FC563D">
        <w:rPr>
          <w:lang w:val="en-US"/>
        </w:rPr>
        <w:t>e pass (even though the function is generic)</w:t>
      </w:r>
    </w:p>
    <w:p w14:paraId="05053510" w14:textId="198270CC" w:rsidR="004462BC" w:rsidRDefault="004462BC" w:rsidP="004462BC">
      <w:pPr>
        <w:pStyle w:val="ListParagraph"/>
        <w:numPr>
          <w:ilvl w:val="0"/>
          <w:numId w:val="20"/>
        </w:numPr>
      </w:pPr>
      <w:r>
        <w:rPr>
          <w:lang w:val="en-US"/>
        </w:rPr>
        <w:t>We use the generic function “</w:t>
      </w:r>
      <w:r w:rsidRPr="004462BC">
        <w:t>_</w:t>
      </w:r>
      <w:proofErr w:type="spellStart"/>
      <w:r w:rsidRPr="004462BC">
        <w:t>schedule_upstream_downstream</w:t>
      </w:r>
      <w:proofErr w:type="spellEnd"/>
      <w:r>
        <w:t xml:space="preserve">” </w:t>
      </w:r>
      <w:r w:rsidR="006558C5">
        <w:t xml:space="preserve">to </w:t>
      </w:r>
      <w:r w:rsidR="00360FBB">
        <w:t>identify</w:t>
      </w:r>
      <w:r w:rsidR="006558C5">
        <w:t xml:space="preserve"> the slots and book the slots</w:t>
      </w:r>
    </w:p>
    <w:p w14:paraId="2240F706" w14:textId="3FBA88AA" w:rsidR="00755389" w:rsidRPr="00E818E4" w:rsidRDefault="00755389" w:rsidP="004462BC">
      <w:pPr>
        <w:pStyle w:val="ListParagraph"/>
        <w:numPr>
          <w:ilvl w:val="0"/>
          <w:numId w:val="20"/>
        </w:numPr>
      </w:pPr>
      <w:r>
        <w:t>Export the parquet files for report generation</w:t>
      </w:r>
      <w:r w:rsidR="001B3E5A">
        <w:t xml:space="preserve"> (and excel files for debugging)</w:t>
      </w:r>
    </w:p>
    <w:p w14:paraId="1EBF7CFA" w14:textId="77777777" w:rsidR="001B3E5A" w:rsidRDefault="001B3E5A" w:rsidP="00360FBB">
      <w:pPr>
        <w:pStyle w:val="Heading3"/>
        <w:rPr>
          <w:lang w:val="en-US"/>
        </w:rPr>
      </w:pPr>
    </w:p>
    <w:p w14:paraId="3C2DEFBE" w14:textId="01290C0A" w:rsidR="00360FBB" w:rsidRPr="00E818E4" w:rsidRDefault="00360FBB" w:rsidP="00360FBB">
      <w:pPr>
        <w:pStyle w:val="Heading3"/>
        <w:rPr>
          <w:lang w:val="en-US"/>
        </w:rPr>
      </w:pPr>
      <w:r w:rsidRPr="00E818E4">
        <w:rPr>
          <w:lang w:val="en-US"/>
        </w:rPr>
        <w:t>Report Generation (</w:t>
      </w:r>
      <w:proofErr w:type="spellStart"/>
      <w:r w:rsidR="00755389">
        <w:rPr>
          <w:lang w:val="en-US"/>
        </w:rPr>
        <w:t>Spimaco</w:t>
      </w:r>
      <w:proofErr w:type="spellEnd"/>
      <w:r w:rsidR="00755389">
        <w:rPr>
          <w:lang w:val="en-US"/>
        </w:rPr>
        <w:t>/</w:t>
      </w:r>
      <w:r w:rsidR="00755389" w:rsidRPr="00755389">
        <w:t>genReport</w:t>
      </w:r>
      <w:r w:rsidRPr="00E818E4">
        <w:t>.py)</w:t>
      </w:r>
      <w:r w:rsidRPr="00E818E4">
        <w:rPr>
          <w:lang w:val="en-US"/>
        </w:rPr>
        <w:t>:</w:t>
      </w:r>
    </w:p>
    <w:p w14:paraId="49531740" w14:textId="73F5E738" w:rsidR="00360FBB" w:rsidRPr="00E818E4" w:rsidRDefault="00360FBB" w:rsidP="00360FBB">
      <w:pPr>
        <w:rPr>
          <w:rFonts w:asciiTheme="minorHAnsi" w:hAnsiTheme="minorHAnsi"/>
          <w:lang w:val="en-US"/>
        </w:rPr>
      </w:pPr>
      <w:r w:rsidRPr="00E818E4">
        <w:rPr>
          <w:rFonts w:asciiTheme="minorHAnsi" w:hAnsiTheme="minorHAnsi"/>
          <w:lang w:val="en-US"/>
        </w:rPr>
        <w:t>Here we generate following outputs</w:t>
      </w:r>
    </w:p>
    <w:p w14:paraId="13AFDA2E" w14:textId="77777777" w:rsidR="00360FBB" w:rsidRPr="00E818E4" w:rsidRDefault="00360FBB" w:rsidP="001B3E5A">
      <w:pPr>
        <w:pStyle w:val="ListParagraph"/>
        <w:numPr>
          <w:ilvl w:val="0"/>
          <w:numId w:val="21"/>
        </w:numPr>
        <w:rPr>
          <w:lang w:val="en-US"/>
        </w:rPr>
      </w:pPr>
      <w:r w:rsidRPr="00E818E4">
        <w:rPr>
          <w:lang w:val="en-US"/>
        </w:rPr>
        <w:t>Final Calendar Schedule</w:t>
      </w:r>
    </w:p>
    <w:p w14:paraId="5C51C7B6" w14:textId="77777777" w:rsidR="00360FBB" w:rsidRPr="00E818E4" w:rsidRDefault="00360FBB" w:rsidP="001B3E5A">
      <w:pPr>
        <w:pStyle w:val="ListParagraph"/>
        <w:numPr>
          <w:ilvl w:val="0"/>
          <w:numId w:val="21"/>
        </w:numPr>
        <w:rPr>
          <w:lang w:val="en-US"/>
        </w:rPr>
      </w:pPr>
      <w:r w:rsidRPr="00E818E4">
        <w:rPr>
          <w:lang w:val="en-US"/>
        </w:rPr>
        <w:t>Batch wise summary</w:t>
      </w:r>
    </w:p>
    <w:p w14:paraId="48678960" w14:textId="77777777" w:rsidR="00360FBB" w:rsidRPr="00E818E4" w:rsidRDefault="00360FBB" w:rsidP="001B3E5A">
      <w:pPr>
        <w:pStyle w:val="ListParagraph"/>
        <w:numPr>
          <w:ilvl w:val="0"/>
          <w:numId w:val="21"/>
        </w:numPr>
        <w:rPr>
          <w:lang w:val="en-US"/>
        </w:rPr>
      </w:pPr>
      <w:r w:rsidRPr="00E818E4">
        <w:rPr>
          <w:lang w:val="en-US"/>
        </w:rPr>
        <w:t>All PATH &amp; STEP details (for debugging only)</w:t>
      </w:r>
    </w:p>
    <w:p w14:paraId="470E162B" w14:textId="77777777" w:rsidR="00360FBB" w:rsidRPr="00E818E4" w:rsidRDefault="00360FBB" w:rsidP="00360FBB">
      <w:pPr>
        <w:rPr>
          <w:rFonts w:asciiTheme="minorHAnsi" w:hAnsiTheme="minorHAnsi"/>
        </w:rPr>
      </w:pPr>
    </w:p>
    <w:p w14:paraId="027557DA" w14:textId="77777777" w:rsidR="00360FBB" w:rsidRPr="00E818E4" w:rsidRDefault="00360FBB" w:rsidP="00C748D9">
      <w:pPr>
        <w:pStyle w:val="Heading4"/>
      </w:pPr>
      <w:r w:rsidRPr="00E818E4">
        <w:t>Final Calendar Schedule</w:t>
      </w:r>
    </w:p>
    <w:p w14:paraId="115A18D8" w14:textId="77777777" w:rsidR="00360FBB" w:rsidRPr="00E818E4" w:rsidRDefault="00360FBB" w:rsidP="00C748D9">
      <w:pPr>
        <w:keepNext/>
        <w:keepLines/>
        <w:rPr>
          <w:rFonts w:asciiTheme="minorHAnsi" w:hAnsiTheme="minorHAnsi"/>
        </w:rPr>
      </w:pPr>
      <w:r w:rsidRPr="00E818E4">
        <w:rPr>
          <w:rFonts w:asciiTheme="minorHAnsi" w:hAnsiTheme="minorHAnsi"/>
        </w:rPr>
        <w:t>Read the scheduler generated output  (</w:t>
      </w:r>
      <w:proofErr w:type="spellStart"/>
      <w:r w:rsidRPr="00E818E4">
        <w:rPr>
          <w:rFonts w:asciiTheme="minorHAnsi" w:hAnsiTheme="minorHAnsi"/>
        </w:rPr>
        <w:t>FinalSchedule.parquet</w:t>
      </w:r>
      <w:proofErr w:type="spellEnd"/>
      <w:r w:rsidRPr="00E818E4">
        <w:rPr>
          <w:rFonts w:asciiTheme="minorHAnsi" w:hAnsiTheme="minorHAnsi"/>
        </w:rPr>
        <w:t>)</w:t>
      </w:r>
    </w:p>
    <w:p w14:paraId="4877C12D" w14:textId="77777777" w:rsidR="00360FBB" w:rsidRPr="00E818E4" w:rsidRDefault="00360FBB" w:rsidP="00C748D9">
      <w:pPr>
        <w:pStyle w:val="ListParagraph"/>
        <w:keepNext/>
        <w:keepLines/>
        <w:numPr>
          <w:ilvl w:val="0"/>
          <w:numId w:val="14"/>
        </w:numPr>
      </w:pPr>
      <w:r w:rsidRPr="00E818E4">
        <w:t>This contains machine ID’s as columns and hourly slot as Index</w:t>
      </w:r>
    </w:p>
    <w:p w14:paraId="353AC9B8" w14:textId="77777777" w:rsidR="00360FBB" w:rsidRPr="00E818E4" w:rsidRDefault="00360FBB" w:rsidP="00360FBB">
      <w:pPr>
        <w:pStyle w:val="ListParagraph"/>
        <w:numPr>
          <w:ilvl w:val="0"/>
          <w:numId w:val="14"/>
        </w:numPr>
      </w:pPr>
      <w:r w:rsidRPr="00E818E4">
        <w:t>Curate the data by replacing the text with readable stuff</w:t>
      </w:r>
    </w:p>
    <w:p w14:paraId="2B5960AD" w14:textId="77777777" w:rsidR="00360FBB" w:rsidRPr="00E818E4" w:rsidRDefault="00360FBB" w:rsidP="00360FBB">
      <w:pPr>
        <w:pStyle w:val="ListParagraph"/>
        <w:numPr>
          <w:ilvl w:val="1"/>
          <w:numId w:val="14"/>
        </w:numPr>
      </w:pPr>
      <w:r w:rsidRPr="00E818E4">
        <w:t>E.g. extract the batch number from “occupied” slots</w:t>
      </w:r>
    </w:p>
    <w:p w14:paraId="1EDE959B" w14:textId="77777777" w:rsidR="00360FBB" w:rsidRPr="00E818E4" w:rsidRDefault="00360FBB" w:rsidP="00360FBB">
      <w:pPr>
        <w:pStyle w:val="ListParagraph"/>
        <w:numPr>
          <w:ilvl w:val="1"/>
          <w:numId w:val="14"/>
        </w:numPr>
      </w:pPr>
      <w:r w:rsidRPr="00E818E4">
        <w:t>Replace 'Non-Working” with “*~~*” (for excel conditional formatting)</w:t>
      </w:r>
    </w:p>
    <w:p w14:paraId="45AE2773" w14:textId="1A81F679" w:rsidR="00360FBB" w:rsidRPr="00E818E4" w:rsidRDefault="00360FBB" w:rsidP="005E0E7D">
      <w:pPr>
        <w:pStyle w:val="ListParagraph"/>
        <w:numPr>
          <w:ilvl w:val="0"/>
          <w:numId w:val="14"/>
        </w:numPr>
      </w:pPr>
      <w:r w:rsidRPr="00E818E4">
        <w:t xml:space="preserve">We need to aggregate hourly slots to </w:t>
      </w:r>
      <w:r w:rsidR="00323E97">
        <w:t>day</w:t>
      </w:r>
      <w:r w:rsidRPr="00E818E4">
        <w:t xml:space="preserve"> wise. Here the entire hourly </w:t>
      </w:r>
      <w:proofErr w:type="spellStart"/>
      <w:r w:rsidRPr="00E818E4">
        <w:t>dataframe</w:t>
      </w:r>
      <w:proofErr w:type="spellEnd"/>
      <w:r w:rsidRPr="00E818E4">
        <w:t xml:space="preserve"> is converted to </w:t>
      </w:r>
      <w:r w:rsidR="00BB2CDB">
        <w:t>day</w:t>
      </w:r>
      <w:r w:rsidRPr="00E818E4">
        <w:t xml:space="preserve"> wise output. All the duplicate entries will get </w:t>
      </w:r>
      <w:proofErr w:type="spellStart"/>
      <w:r w:rsidRPr="00E818E4">
        <w:t>convered</w:t>
      </w:r>
      <w:proofErr w:type="spellEnd"/>
      <w:r w:rsidRPr="00E818E4">
        <w:t xml:space="preserve"> to single. </w:t>
      </w:r>
    </w:p>
    <w:p w14:paraId="452C4F14" w14:textId="77777777" w:rsidR="00360FBB" w:rsidRPr="00E818E4" w:rsidRDefault="00360FBB" w:rsidP="00360FBB">
      <w:pPr>
        <w:pStyle w:val="ListParagraph"/>
        <w:numPr>
          <w:ilvl w:val="0"/>
          <w:numId w:val="14"/>
        </w:numPr>
      </w:pPr>
      <w:r w:rsidRPr="00E818E4">
        <w:t xml:space="preserve">Add the machine names (in addition to the machine ID’s) at the top of </w:t>
      </w:r>
      <w:proofErr w:type="spellStart"/>
      <w:r w:rsidRPr="00E818E4">
        <w:t>dataframe</w:t>
      </w:r>
      <w:proofErr w:type="spellEnd"/>
    </w:p>
    <w:p w14:paraId="4FE2861C" w14:textId="77777777" w:rsidR="00360FBB" w:rsidRPr="00E818E4" w:rsidRDefault="00360FBB" w:rsidP="00360FBB">
      <w:pPr>
        <w:pStyle w:val="ListParagraph"/>
        <w:numPr>
          <w:ilvl w:val="0"/>
          <w:numId w:val="14"/>
        </w:numPr>
      </w:pPr>
      <w:r w:rsidRPr="00E818E4">
        <w:t>Update the text in columns to the one specified. This is done in “</w:t>
      </w:r>
      <w:proofErr w:type="spellStart"/>
      <w:r w:rsidRPr="00E818E4">
        <w:t>updatePCO</w:t>
      </w:r>
      <w:proofErr w:type="spellEnd"/>
      <w:r w:rsidRPr="00E818E4">
        <w:t>”</w:t>
      </w:r>
    </w:p>
    <w:p w14:paraId="403FC3D4" w14:textId="1C46F8EC" w:rsidR="00360FBB" w:rsidRPr="00E818E4" w:rsidRDefault="00360FBB" w:rsidP="00360FBB">
      <w:pPr>
        <w:pStyle w:val="ListParagraph"/>
        <w:numPr>
          <w:ilvl w:val="0"/>
          <w:numId w:val="18"/>
        </w:numPr>
      </w:pPr>
      <w:r w:rsidRPr="00E818E4">
        <w:t xml:space="preserve">Change </w:t>
      </w:r>
      <w:proofErr w:type="spellStart"/>
      <w:r w:rsidRPr="00E818E4">
        <w:t>TypeB</w:t>
      </w:r>
      <w:proofErr w:type="spellEnd"/>
      <w:r w:rsidRPr="00E818E4">
        <w:t xml:space="preserve"> to PCO and </w:t>
      </w:r>
      <w:r w:rsidR="00FF14AA">
        <w:t xml:space="preserve">ignore </w:t>
      </w:r>
      <w:proofErr w:type="spellStart"/>
      <w:r w:rsidR="00FF14AA">
        <w:t>typeA</w:t>
      </w:r>
      <w:proofErr w:type="spellEnd"/>
    </w:p>
    <w:p w14:paraId="1976FFE9" w14:textId="77777777" w:rsidR="00360FBB" w:rsidRPr="00E818E4" w:rsidRDefault="00360FBB" w:rsidP="00360FBB">
      <w:pPr>
        <w:pStyle w:val="ListParagraph"/>
        <w:numPr>
          <w:ilvl w:val="0"/>
          <w:numId w:val="14"/>
        </w:numPr>
      </w:pPr>
      <w:r w:rsidRPr="00E818E4">
        <w:t>The Calendar OUTPUT is ready</w:t>
      </w:r>
    </w:p>
    <w:p w14:paraId="0544403A" w14:textId="77777777" w:rsidR="00360FBB" w:rsidRPr="00E818E4" w:rsidRDefault="00360FBB" w:rsidP="00360FBB">
      <w:pPr>
        <w:pStyle w:val="Heading4"/>
      </w:pPr>
    </w:p>
    <w:p w14:paraId="2660957D" w14:textId="77777777" w:rsidR="00360FBB" w:rsidRPr="00E818E4" w:rsidRDefault="00360FBB" w:rsidP="00360FBB">
      <w:pPr>
        <w:pStyle w:val="Heading4"/>
      </w:pPr>
      <w:r w:rsidRPr="00E818E4">
        <w:t>Batch Wise Summary</w:t>
      </w:r>
    </w:p>
    <w:p w14:paraId="62539A86" w14:textId="77777777" w:rsidR="00360FBB" w:rsidRPr="00E818E4" w:rsidRDefault="00360FBB" w:rsidP="00360FBB">
      <w:pPr>
        <w:rPr>
          <w:rFonts w:asciiTheme="minorHAnsi" w:hAnsiTheme="minorHAnsi"/>
        </w:rPr>
      </w:pPr>
      <w:r w:rsidRPr="00E818E4">
        <w:rPr>
          <w:rFonts w:asciiTheme="minorHAnsi" w:hAnsiTheme="minorHAnsi"/>
        </w:rPr>
        <w:t>This is how each batch moved between operations. Now it’s important to know the sequence of columns may not align perfectly. Here is an example</w:t>
      </w:r>
    </w:p>
    <w:p w14:paraId="3C5BF6C6" w14:textId="77777777" w:rsidR="00360FBB" w:rsidRPr="00E818E4" w:rsidRDefault="00360FBB" w:rsidP="00360FBB">
      <w:pPr>
        <w:rPr>
          <w:rFonts w:asciiTheme="minorHAnsi" w:hAnsiTheme="minorHAnsi"/>
        </w:rPr>
      </w:pPr>
      <w:r w:rsidRPr="00E818E4">
        <w:rPr>
          <w:rFonts w:asciiTheme="minorHAnsi" w:hAnsiTheme="minorHAnsi"/>
        </w:rPr>
        <w:t>Route1: Granulation – Mixing – Compression – filling …</w:t>
      </w:r>
    </w:p>
    <w:p w14:paraId="2F16D994" w14:textId="77777777" w:rsidR="00360FBB" w:rsidRPr="00E818E4" w:rsidRDefault="00360FBB" w:rsidP="00360FBB">
      <w:pPr>
        <w:rPr>
          <w:rFonts w:asciiTheme="minorHAnsi" w:hAnsiTheme="minorHAnsi"/>
        </w:rPr>
      </w:pPr>
      <w:r w:rsidRPr="00E818E4">
        <w:rPr>
          <w:rFonts w:asciiTheme="minorHAnsi" w:hAnsiTheme="minorHAnsi"/>
        </w:rPr>
        <w:t>Route2: Mixing – Compression – 2nd Mixing – Coating …</w:t>
      </w:r>
    </w:p>
    <w:p w14:paraId="1AA5DFD4" w14:textId="77777777" w:rsidR="00360FBB" w:rsidRPr="00E818E4" w:rsidRDefault="00360FBB" w:rsidP="00360FBB">
      <w:pPr>
        <w:rPr>
          <w:rFonts w:asciiTheme="minorHAnsi" w:hAnsiTheme="minorHAnsi"/>
        </w:rPr>
      </w:pPr>
      <w:r w:rsidRPr="00E818E4">
        <w:rPr>
          <w:rFonts w:asciiTheme="minorHAnsi" w:hAnsiTheme="minorHAnsi"/>
        </w:rPr>
        <w:t>It’s difficult to represent in unified column sequence. The required order of columns is defined in variable “_order”</w:t>
      </w:r>
    </w:p>
    <w:p w14:paraId="6888926B" w14:textId="77777777" w:rsidR="00360FBB" w:rsidRPr="00E818E4" w:rsidRDefault="00360FBB" w:rsidP="00360FBB">
      <w:pPr>
        <w:rPr>
          <w:rFonts w:asciiTheme="minorHAnsi" w:hAnsiTheme="minorHAnsi"/>
        </w:rPr>
      </w:pPr>
    </w:p>
    <w:p w14:paraId="5A65FADF" w14:textId="77777777" w:rsidR="00360FBB" w:rsidRPr="00E818E4" w:rsidRDefault="00360FBB" w:rsidP="00360FBB">
      <w:pPr>
        <w:rPr>
          <w:rFonts w:asciiTheme="minorHAnsi" w:hAnsiTheme="minorHAnsi"/>
        </w:rPr>
      </w:pPr>
      <w:r w:rsidRPr="00E818E4">
        <w:rPr>
          <w:rFonts w:asciiTheme="minorHAnsi" w:hAnsiTheme="minorHAnsi"/>
        </w:rPr>
        <w:t xml:space="preserve">Here we take the </w:t>
      </w:r>
      <w:proofErr w:type="spellStart"/>
      <w:r w:rsidRPr="00E818E4">
        <w:rPr>
          <w:rFonts w:asciiTheme="minorHAnsi" w:hAnsiTheme="minorHAnsi"/>
        </w:rPr>
        <w:t>dataframe</w:t>
      </w:r>
      <w:proofErr w:type="spellEnd"/>
      <w:r w:rsidRPr="00E818E4">
        <w:rPr>
          <w:rFonts w:asciiTheme="minorHAnsi" w:hAnsiTheme="minorHAnsi"/>
        </w:rPr>
        <w:t xml:space="preserve"> of paths and steps. Group and Pivot. Here is how the summary looks like</w:t>
      </w:r>
    </w:p>
    <w:p w14:paraId="15561B59" w14:textId="77777777" w:rsidR="00360FBB" w:rsidRPr="00E818E4" w:rsidRDefault="00360FBB" w:rsidP="00360FBB">
      <w:pPr>
        <w:rPr>
          <w:rFonts w:asciiTheme="minorHAnsi" w:hAnsiTheme="minorHAnsi"/>
        </w:rPr>
      </w:pPr>
      <w:r w:rsidRPr="00E818E4">
        <w:rPr>
          <w:rFonts w:asciiTheme="minorHAnsi" w:hAnsiTheme="minorHAnsi"/>
          <w:noProof/>
        </w:rPr>
        <w:drawing>
          <wp:inline distT="0" distB="0" distL="0" distR="0" wp14:anchorId="30FAE336" wp14:editId="23EB6CF4">
            <wp:extent cx="4132385" cy="1734502"/>
            <wp:effectExtent l="0" t="0" r="0" b="5715"/>
            <wp:docPr id="869889334"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9056" name="Picture 1" descr="A screenshot of a spreadsheet&#10;&#10;AI-generated content may be incorrect."/>
                    <pic:cNvPicPr/>
                  </pic:nvPicPr>
                  <pic:blipFill>
                    <a:blip r:embed="rId13"/>
                    <a:stretch>
                      <a:fillRect/>
                    </a:stretch>
                  </pic:blipFill>
                  <pic:spPr>
                    <a:xfrm>
                      <a:off x="0" y="0"/>
                      <a:ext cx="4161249" cy="1746617"/>
                    </a:xfrm>
                    <a:prstGeom prst="rect">
                      <a:avLst/>
                    </a:prstGeom>
                  </pic:spPr>
                </pic:pic>
              </a:graphicData>
            </a:graphic>
          </wp:inline>
        </w:drawing>
      </w:r>
    </w:p>
    <w:p w14:paraId="46FFE5E3" w14:textId="77777777" w:rsidR="00796D7D" w:rsidRDefault="00796D7D" w:rsidP="00796D7D">
      <w:pPr>
        <w:rPr>
          <w:rFonts w:asciiTheme="minorHAnsi" w:hAnsiTheme="minorHAnsi"/>
        </w:rPr>
      </w:pPr>
    </w:p>
    <w:p w14:paraId="67D35F01" w14:textId="6EE44A36" w:rsidR="00796D7D" w:rsidRDefault="00796D7D" w:rsidP="00796D7D">
      <w:pPr>
        <w:rPr>
          <w:rFonts w:asciiTheme="minorHAnsi" w:hAnsiTheme="minorHAnsi"/>
        </w:rPr>
      </w:pPr>
      <w:r>
        <w:rPr>
          <w:rFonts w:asciiTheme="minorHAnsi" w:hAnsiTheme="minorHAnsi"/>
        </w:rPr>
        <w:t>Pivot the path and step parquet generated by scheduler</w:t>
      </w:r>
    </w:p>
    <w:p w14:paraId="5C29E3DE" w14:textId="77777777" w:rsidR="008B1853" w:rsidRDefault="008B1853" w:rsidP="00796D7D">
      <w:pPr>
        <w:rPr>
          <w:rFonts w:asciiTheme="minorHAnsi" w:hAnsiTheme="minorHAnsi"/>
        </w:rPr>
      </w:pPr>
    </w:p>
    <w:p w14:paraId="32F08B72" w14:textId="77777777" w:rsidR="00796D7D" w:rsidRPr="00E818E4" w:rsidRDefault="00796D7D" w:rsidP="00796D7D">
      <w:pPr>
        <w:rPr>
          <w:rFonts w:asciiTheme="minorHAnsi" w:hAnsiTheme="minorHAnsi"/>
        </w:rPr>
      </w:pPr>
      <w:r>
        <w:rPr>
          <w:rFonts w:asciiTheme="minorHAnsi" w:hAnsiTheme="minorHAnsi"/>
        </w:rPr>
        <w:t>Export the output as XLSX and apply conditional formatting</w:t>
      </w:r>
    </w:p>
    <w:p w14:paraId="454AC714" w14:textId="64C10158" w:rsidR="00E203CC" w:rsidRPr="00E818E4" w:rsidRDefault="00E203CC" w:rsidP="00E203CC">
      <w:pPr>
        <w:pStyle w:val="Heading1"/>
        <w:rPr>
          <w:rFonts w:asciiTheme="minorHAnsi" w:hAnsiTheme="minorHAnsi"/>
          <w:lang w:val="en-US"/>
        </w:rPr>
      </w:pPr>
      <w:r>
        <w:rPr>
          <w:rFonts w:asciiTheme="minorHAnsi" w:hAnsiTheme="minorHAnsi"/>
          <w:lang w:val="en-US"/>
        </w:rPr>
        <w:lastRenderedPageBreak/>
        <w:t>GLENMARK INDORE</w:t>
      </w:r>
    </w:p>
    <w:p w14:paraId="5DD286B0" w14:textId="6E3D732F" w:rsidR="00E203CC" w:rsidRPr="00E818E4" w:rsidRDefault="00E203CC" w:rsidP="00E203CC">
      <w:pPr>
        <w:rPr>
          <w:rFonts w:asciiTheme="minorHAnsi" w:hAnsiTheme="minorHAnsi"/>
          <w:lang w:val="en-US"/>
        </w:rPr>
      </w:pPr>
      <w:r w:rsidRPr="00E818E4">
        <w:rPr>
          <w:rFonts w:asciiTheme="minorHAnsi" w:hAnsiTheme="minorHAnsi"/>
          <w:lang w:val="en-US"/>
        </w:rPr>
        <w:t>Masters</w:t>
      </w:r>
      <w:r w:rsidR="0066226C">
        <w:rPr>
          <w:rFonts w:asciiTheme="minorHAnsi" w:hAnsiTheme="minorHAnsi"/>
          <w:lang w:val="en-US"/>
        </w:rPr>
        <w:t xml:space="preserve"> (all shared on email)</w:t>
      </w:r>
      <w:r w:rsidRPr="00E818E4">
        <w:rPr>
          <w:rFonts w:asciiTheme="minorHAnsi" w:hAnsiTheme="minorHAnsi"/>
          <w:lang w:val="en-US"/>
        </w:rPr>
        <w:t>:</w:t>
      </w:r>
    </w:p>
    <w:p w14:paraId="5F94A6DF" w14:textId="6567CABC" w:rsidR="00E203CC" w:rsidRDefault="00E203CC" w:rsidP="00E203CC">
      <w:pPr>
        <w:pStyle w:val="ListParagraph"/>
        <w:numPr>
          <w:ilvl w:val="0"/>
          <w:numId w:val="14"/>
        </w:numPr>
        <w:rPr>
          <w:lang w:val="en-US"/>
        </w:rPr>
      </w:pPr>
      <w:r>
        <w:rPr>
          <w:lang w:val="en-US"/>
        </w:rPr>
        <w:t>Master (</w:t>
      </w:r>
      <w:r w:rsidR="009F3D11">
        <w:rPr>
          <w:lang w:val="en-US"/>
        </w:rPr>
        <w:t xml:space="preserve">Multiple </w:t>
      </w:r>
      <w:proofErr w:type="gramStart"/>
      <w:r w:rsidR="009F3D11">
        <w:rPr>
          <w:lang w:val="en-US"/>
        </w:rPr>
        <w:t>s</w:t>
      </w:r>
      <w:r>
        <w:rPr>
          <w:lang w:val="en-US"/>
        </w:rPr>
        <w:t>heet</w:t>
      </w:r>
      <w:proofErr w:type="gramEnd"/>
      <w:r>
        <w:rPr>
          <w:lang w:val="en-US"/>
        </w:rPr>
        <w:t xml:space="preserve"> in “</w:t>
      </w:r>
      <w:r w:rsidR="009F3D11" w:rsidRPr="009F3D11">
        <w:rPr>
          <w:lang w:val="en-US"/>
        </w:rPr>
        <w:t>Indore scheduling tool vol 4 June 30.xlsx</w:t>
      </w:r>
      <w:r>
        <w:rPr>
          <w:lang w:val="en-US"/>
        </w:rPr>
        <w:t>”)</w:t>
      </w:r>
    </w:p>
    <w:p w14:paraId="07B01388" w14:textId="0C670489" w:rsidR="00055111" w:rsidRPr="00E818E4" w:rsidRDefault="00055111" w:rsidP="00E203CC">
      <w:pPr>
        <w:pStyle w:val="ListParagraph"/>
        <w:numPr>
          <w:ilvl w:val="0"/>
          <w:numId w:val="14"/>
        </w:numPr>
        <w:rPr>
          <w:lang w:val="en-US"/>
        </w:rPr>
      </w:pPr>
      <w:r w:rsidRPr="00055111">
        <w:rPr>
          <w:lang w:val="en-US"/>
        </w:rPr>
        <w:t>NEW_BOM.csv</w:t>
      </w:r>
      <w:r>
        <w:rPr>
          <w:lang w:val="en-US"/>
        </w:rPr>
        <w:t xml:space="preserve"> – this is the BOM file used for finding </w:t>
      </w:r>
      <w:r w:rsidR="0066226C">
        <w:rPr>
          <w:lang w:val="en-US"/>
        </w:rPr>
        <w:t>common blend SFG’s</w:t>
      </w:r>
    </w:p>
    <w:p w14:paraId="014C5959" w14:textId="77777777" w:rsidR="00E203CC" w:rsidRPr="00E818E4" w:rsidRDefault="00E203CC" w:rsidP="00E203CC">
      <w:pPr>
        <w:rPr>
          <w:rFonts w:asciiTheme="minorHAnsi" w:hAnsiTheme="minorHAnsi"/>
          <w:lang w:val="en-US"/>
        </w:rPr>
      </w:pPr>
    </w:p>
    <w:p w14:paraId="690C658D" w14:textId="3C120290" w:rsidR="00E203CC" w:rsidRPr="00E818E4" w:rsidRDefault="00E203CC" w:rsidP="00E203CC">
      <w:pPr>
        <w:rPr>
          <w:rFonts w:asciiTheme="minorHAnsi" w:hAnsiTheme="minorHAnsi"/>
          <w:lang w:val="en-US"/>
        </w:rPr>
      </w:pPr>
      <w:r w:rsidRPr="00E818E4">
        <w:rPr>
          <w:rFonts w:asciiTheme="minorHAnsi" w:hAnsiTheme="minorHAnsi"/>
          <w:lang w:val="en-US"/>
        </w:rPr>
        <w:t>Input</w:t>
      </w:r>
      <w:r w:rsidR="0066226C">
        <w:rPr>
          <w:rFonts w:asciiTheme="minorHAnsi" w:hAnsiTheme="minorHAnsi"/>
          <w:lang w:val="en-US"/>
        </w:rPr>
        <w:t xml:space="preserve"> (all shared on email)</w:t>
      </w:r>
      <w:r w:rsidRPr="00E818E4">
        <w:rPr>
          <w:rFonts w:asciiTheme="minorHAnsi" w:hAnsiTheme="minorHAnsi"/>
          <w:lang w:val="en-US"/>
        </w:rPr>
        <w:t>:</w:t>
      </w:r>
    </w:p>
    <w:p w14:paraId="1BA0B13C" w14:textId="0785A25C" w:rsidR="00E203CC" w:rsidRPr="00A5564D" w:rsidRDefault="0066226C" w:rsidP="00E203CC">
      <w:pPr>
        <w:pStyle w:val="ListParagraph"/>
        <w:numPr>
          <w:ilvl w:val="0"/>
          <w:numId w:val="14"/>
        </w:numPr>
        <w:rPr>
          <w:lang w:val="en-US"/>
        </w:rPr>
      </w:pPr>
      <w:r w:rsidRPr="0066226C">
        <w:rPr>
          <w:lang w:val="en-US"/>
        </w:rPr>
        <w:t>Commit.xlsx</w:t>
      </w:r>
      <w:r>
        <w:rPr>
          <w:lang w:val="en-US"/>
        </w:rPr>
        <w:t xml:space="preserve"> – </w:t>
      </w:r>
      <w:proofErr w:type="spellStart"/>
      <w:r>
        <w:rPr>
          <w:lang w:val="en-US"/>
        </w:rPr>
        <w:t>Comitted</w:t>
      </w:r>
      <w:proofErr w:type="spellEnd"/>
      <w:r>
        <w:rPr>
          <w:lang w:val="en-US"/>
        </w:rPr>
        <w:t xml:space="preserve"> SFG’s</w:t>
      </w:r>
    </w:p>
    <w:p w14:paraId="1FB4131E" w14:textId="3D4BFEC0" w:rsidR="00E203CC" w:rsidRPr="00203C87" w:rsidRDefault="00E203CC" w:rsidP="00203C87">
      <w:pPr>
        <w:rPr>
          <w:lang w:val="en-US"/>
        </w:rPr>
      </w:pPr>
    </w:p>
    <w:p w14:paraId="5A4E29B5" w14:textId="616C01CA" w:rsidR="00E203CC" w:rsidRPr="00E818E4" w:rsidRDefault="00E203CC" w:rsidP="00E203CC">
      <w:pPr>
        <w:pStyle w:val="Heading3"/>
      </w:pPr>
      <w:r w:rsidRPr="00E818E4">
        <w:rPr>
          <w:lang w:val="en-US"/>
        </w:rPr>
        <w:t>Path Configuration</w:t>
      </w:r>
    </w:p>
    <w:p w14:paraId="03A2ED5C" w14:textId="317EE180" w:rsidR="00E203CC" w:rsidRPr="00E818E4" w:rsidRDefault="00CC2D2B" w:rsidP="00E203CC">
      <w:pPr>
        <w:rPr>
          <w:rFonts w:asciiTheme="minorHAnsi" w:hAnsiTheme="minorHAnsi"/>
          <w:lang w:val="en-US"/>
        </w:rPr>
      </w:pPr>
      <w:r>
        <w:rPr>
          <w:rFonts w:asciiTheme="minorHAnsi" w:hAnsiTheme="minorHAnsi"/>
          <w:lang w:val="en-US"/>
        </w:rPr>
        <w:t>TO DO – based on UI that will be developed</w:t>
      </w:r>
      <w:r w:rsidR="00E203CC" w:rsidRPr="00E818E4">
        <w:rPr>
          <w:rFonts w:asciiTheme="minorHAnsi" w:hAnsiTheme="minorHAnsi"/>
          <w:lang w:val="en-US"/>
        </w:rPr>
        <w:t xml:space="preserve">. </w:t>
      </w:r>
    </w:p>
    <w:p w14:paraId="1C78856A" w14:textId="77777777" w:rsidR="00E203CC" w:rsidRPr="00E818E4" w:rsidRDefault="00E203CC" w:rsidP="00E203CC">
      <w:pPr>
        <w:rPr>
          <w:rFonts w:asciiTheme="minorHAnsi" w:hAnsiTheme="minorHAnsi"/>
          <w:lang w:val="en-US"/>
        </w:rPr>
      </w:pPr>
    </w:p>
    <w:p w14:paraId="57862384" w14:textId="64606E1A" w:rsidR="00E203CC" w:rsidRPr="00E818E4" w:rsidRDefault="00E203CC" w:rsidP="00E203CC">
      <w:pPr>
        <w:pStyle w:val="Heading3"/>
        <w:rPr>
          <w:lang w:val="en-US"/>
        </w:rPr>
      </w:pPr>
      <w:r w:rsidRPr="00E818E4">
        <w:rPr>
          <w:lang w:val="en-US"/>
        </w:rPr>
        <w:t>Input data processing (</w:t>
      </w:r>
      <w:r w:rsidR="00203C87" w:rsidRPr="00203C87">
        <w:rPr>
          <w:lang w:val="en-US"/>
        </w:rPr>
        <w:t>GlenIndoreProcessInput.py</w:t>
      </w:r>
      <w:r w:rsidRPr="00E818E4">
        <w:t>)</w:t>
      </w:r>
      <w:r w:rsidRPr="00E818E4">
        <w:rPr>
          <w:lang w:val="en-US"/>
        </w:rPr>
        <w:t>:</w:t>
      </w:r>
    </w:p>
    <w:p w14:paraId="593AA728" w14:textId="3264B610" w:rsidR="00E203CC" w:rsidRPr="009D3E5F" w:rsidRDefault="00E203CC" w:rsidP="009D3E5F">
      <w:pPr>
        <w:rPr>
          <w:rFonts w:asciiTheme="minorHAnsi" w:hAnsiTheme="minorHAnsi"/>
          <w:lang w:val="en-US"/>
        </w:rPr>
      </w:pPr>
      <w:r w:rsidRPr="00E818E4">
        <w:rPr>
          <w:rFonts w:asciiTheme="minorHAnsi" w:hAnsiTheme="minorHAnsi"/>
          <w:lang w:val="en-US"/>
        </w:rPr>
        <w:t>Here we capture all inputs and generate JSON</w:t>
      </w:r>
      <w:r>
        <w:rPr>
          <w:rFonts w:asciiTheme="minorHAnsi" w:hAnsiTheme="minorHAnsi"/>
          <w:lang w:val="en-US"/>
        </w:rPr>
        <w:t>/parquet</w:t>
      </w:r>
      <w:r w:rsidRPr="00E818E4">
        <w:rPr>
          <w:rFonts w:asciiTheme="minorHAnsi" w:hAnsiTheme="minorHAnsi"/>
          <w:lang w:val="en-US"/>
        </w:rPr>
        <w:t xml:space="preserve"> files for </w:t>
      </w:r>
      <w:proofErr w:type="spellStart"/>
      <w:r w:rsidRPr="00E818E4">
        <w:rPr>
          <w:rFonts w:asciiTheme="minorHAnsi" w:hAnsiTheme="minorHAnsi"/>
          <w:lang w:val="en-US"/>
        </w:rPr>
        <w:t>Scheduler</w:t>
      </w:r>
      <w:r w:rsidR="00A661FD">
        <w:rPr>
          <w:rFonts w:asciiTheme="minorHAnsi" w:hAnsiTheme="minorHAnsi"/>
          <w:lang w:val="en-US"/>
        </w:rPr>
        <w:t>Here</w:t>
      </w:r>
      <w:proofErr w:type="spellEnd"/>
      <w:r w:rsidR="00A661FD">
        <w:rPr>
          <w:rFonts w:asciiTheme="minorHAnsi" w:hAnsiTheme="minorHAnsi"/>
          <w:lang w:val="en-US"/>
        </w:rPr>
        <w:t xml:space="preserve"> are the</w:t>
      </w:r>
      <w:r w:rsidR="009D3E5F">
        <w:rPr>
          <w:rFonts w:asciiTheme="minorHAnsi" w:hAnsiTheme="minorHAnsi"/>
          <w:lang w:val="en-US"/>
        </w:rPr>
        <w:t xml:space="preserve"> </w:t>
      </w:r>
      <w:r w:rsidR="00A661FD">
        <w:rPr>
          <w:rFonts w:asciiTheme="minorHAnsi" w:hAnsiTheme="minorHAnsi"/>
          <w:lang w:val="en-US"/>
        </w:rPr>
        <w:t>steps</w:t>
      </w:r>
    </w:p>
    <w:p w14:paraId="191C0EE4" w14:textId="2F3F4B68" w:rsidR="00A661FD" w:rsidRDefault="00A661FD" w:rsidP="009D3E5F">
      <w:pPr>
        <w:pStyle w:val="ListParagraph"/>
        <w:keepLines/>
        <w:numPr>
          <w:ilvl w:val="0"/>
          <w:numId w:val="22"/>
        </w:numPr>
      </w:pPr>
      <w:r>
        <w:t>Read the BOM file</w:t>
      </w:r>
      <w:r w:rsidR="00C46537">
        <w:t xml:space="preserve"> for plant I111, </w:t>
      </w:r>
      <w:r>
        <w:t xml:space="preserve"> </w:t>
      </w:r>
      <w:r w:rsidR="00C46537">
        <w:t xml:space="preserve">and filter the rows where </w:t>
      </w:r>
      <w:r w:rsidR="00041E91">
        <w:t>“</w:t>
      </w:r>
      <w:r w:rsidR="00041E91" w:rsidRPr="00041E91">
        <w:t>SFG Code</w:t>
      </w:r>
      <w:r w:rsidR="00041E91">
        <w:t>” is 4 characters AND “</w:t>
      </w:r>
      <w:r w:rsidR="00041E91" w:rsidRPr="00041E91">
        <w:t>RM/PM Mat. Code</w:t>
      </w:r>
      <w:r w:rsidR="00041E91">
        <w:t>” is 4 characters</w:t>
      </w:r>
    </w:p>
    <w:p w14:paraId="1D454A0E" w14:textId="0BD8F3C6" w:rsidR="00795CCC" w:rsidRDefault="00795CCC" w:rsidP="009D3E5F">
      <w:pPr>
        <w:pStyle w:val="ListParagraph"/>
        <w:keepLines/>
        <w:numPr>
          <w:ilvl w:val="0"/>
          <w:numId w:val="22"/>
        </w:numPr>
      </w:pPr>
      <w:r>
        <w:t xml:space="preserve">Read the Commit file for plant = I111 and </w:t>
      </w:r>
      <w:r w:rsidR="00EC17D5">
        <w:t>column AA &gt; 0</w:t>
      </w:r>
    </w:p>
    <w:p w14:paraId="0CAE6F0C" w14:textId="1E6004D8" w:rsidR="00EC17D5" w:rsidRDefault="00EC17D5" w:rsidP="009D3E5F">
      <w:pPr>
        <w:pStyle w:val="ListParagraph"/>
        <w:keepLines/>
        <w:numPr>
          <w:ilvl w:val="0"/>
          <w:numId w:val="22"/>
        </w:numPr>
      </w:pPr>
      <w:r>
        <w:t xml:space="preserve">Based on </w:t>
      </w:r>
      <w:proofErr w:type="spellStart"/>
      <w:r>
        <w:t>DoFC</w:t>
      </w:r>
      <w:proofErr w:type="spellEnd"/>
      <w:r>
        <w:t>, assign the categor</w:t>
      </w:r>
      <w:r w:rsidR="001B088A">
        <w:t>y</w:t>
      </w:r>
    </w:p>
    <w:p w14:paraId="67D713C2" w14:textId="07CC27D7" w:rsidR="001B088A" w:rsidRDefault="00291BB0" w:rsidP="009D3E5F">
      <w:pPr>
        <w:pStyle w:val="ListParagraph"/>
        <w:keepLines/>
        <w:numPr>
          <w:ilvl w:val="1"/>
          <w:numId w:val="22"/>
        </w:numPr>
        <w:ind w:left="709" w:hanging="283"/>
      </w:pPr>
      <w:r>
        <w:t xml:space="preserve">Cat 1 = </w:t>
      </w:r>
      <w:proofErr w:type="spellStart"/>
      <w:r>
        <w:t>DoFC</w:t>
      </w:r>
      <w:proofErr w:type="spellEnd"/>
      <w:r>
        <w:t xml:space="preserve"> &lt;</w:t>
      </w:r>
      <w:r w:rsidR="00621D0C">
        <w:t>=</w:t>
      </w:r>
      <w:r>
        <w:t xml:space="preserve"> 35 or MTO</w:t>
      </w:r>
    </w:p>
    <w:p w14:paraId="2148AC0E" w14:textId="3E212318" w:rsidR="00291BB0" w:rsidRDefault="00291BB0" w:rsidP="009D3E5F">
      <w:pPr>
        <w:pStyle w:val="ListParagraph"/>
        <w:keepLines/>
        <w:numPr>
          <w:ilvl w:val="1"/>
          <w:numId w:val="22"/>
        </w:numPr>
        <w:ind w:left="709" w:hanging="283"/>
      </w:pPr>
      <w:r>
        <w:t xml:space="preserve">Cat 2 = </w:t>
      </w:r>
      <w:r w:rsidR="00621D0C">
        <w:t xml:space="preserve">35 &lt; </w:t>
      </w:r>
      <w:proofErr w:type="spellStart"/>
      <w:r w:rsidR="00621D0C">
        <w:t>DoFC</w:t>
      </w:r>
      <w:proofErr w:type="spellEnd"/>
      <w:r w:rsidR="00621D0C">
        <w:t xml:space="preserve"> &lt;= 70  or EU</w:t>
      </w:r>
    </w:p>
    <w:p w14:paraId="02728F07" w14:textId="7DC49EB5" w:rsidR="00795CCC" w:rsidRDefault="00621D0C" w:rsidP="009D3E5F">
      <w:pPr>
        <w:pStyle w:val="ListParagraph"/>
        <w:keepLines/>
        <w:numPr>
          <w:ilvl w:val="1"/>
          <w:numId w:val="22"/>
        </w:numPr>
        <w:ind w:left="709" w:hanging="283"/>
      </w:pPr>
      <w:r>
        <w:t xml:space="preserve">Cat 3 = </w:t>
      </w:r>
      <w:proofErr w:type="spellStart"/>
      <w:r w:rsidR="008008DA">
        <w:t>DoFC</w:t>
      </w:r>
      <w:proofErr w:type="spellEnd"/>
      <w:r w:rsidR="008008DA">
        <w:t xml:space="preserve"> &lt;= 120</w:t>
      </w:r>
    </w:p>
    <w:p w14:paraId="0B48E062" w14:textId="618B05BD" w:rsidR="008008DA" w:rsidRPr="008008DA" w:rsidRDefault="008008DA" w:rsidP="009D3E5F">
      <w:pPr>
        <w:pStyle w:val="ListParagraph"/>
        <w:keepLines/>
        <w:numPr>
          <w:ilvl w:val="1"/>
          <w:numId w:val="22"/>
        </w:numPr>
        <w:ind w:left="709" w:hanging="283"/>
        <w:rPr>
          <w:i/>
          <w:iCs/>
        </w:rPr>
      </w:pPr>
      <w:r w:rsidRPr="008008DA">
        <w:rPr>
          <w:i/>
          <w:iCs/>
        </w:rPr>
        <w:t>All others are ignored</w:t>
      </w:r>
    </w:p>
    <w:p w14:paraId="67B7123B" w14:textId="44DD76C4" w:rsidR="00CC23BD" w:rsidRDefault="00CC23BD" w:rsidP="009D3E5F">
      <w:pPr>
        <w:pStyle w:val="ListParagraph"/>
        <w:keepLines/>
        <w:numPr>
          <w:ilvl w:val="0"/>
          <w:numId w:val="22"/>
        </w:numPr>
      </w:pPr>
      <w:r>
        <w:t>The SFG code in commit file with common blend / bilayer has multiple SFG codes separated by SLASH (/)</w:t>
      </w:r>
    </w:p>
    <w:p w14:paraId="3F77B12D" w14:textId="77777777" w:rsidR="004B2430" w:rsidRDefault="003C1A7D" w:rsidP="009D3E5F">
      <w:pPr>
        <w:pStyle w:val="ListParagraph"/>
        <w:keepLines/>
        <w:numPr>
          <w:ilvl w:val="0"/>
          <w:numId w:val="22"/>
        </w:numPr>
      </w:pPr>
      <w:r>
        <w:t>Check the BOM for Level2 and Level3 SFG codes</w:t>
      </w:r>
      <w:r w:rsidR="00AC3652">
        <w:t>. These are feeding SFG’s</w:t>
      </w:r>
    </w:p>
    <w:p w14:paraId="74DE585E" w14:textId="6041D8B8" w:rsidR="00AC3652" w:rsidRDefault="00AC3652" w:rsidP="009D3E5F">
      <w:pPr>
        <w:pStyle w:val="ListParagraph"/>
        <w:keepLines/>
        <w:numPr>
          <w:ilvl w:val="0"/>
          <w:numId w:val="22"/>
        </w:numPr>
      </w:pPr>
      <w:r>
        <w:t>Currently there is 1 to 1 batch mapping, means to create 1 batch of FG</w:t>
      </w:r>
      <w:r w:rsidR="004B2430">
        <w:t xml:space="preserve"> it needs 1 batch of SFG. If SFG has feeding SFG then 1 batch of feeding SFG is required and so on.</w:t>
      </w:r>
    </w:p>
    <w:p w14:paraId="2E68417F" w14:textId="1B7959CA" w:rsidR="00795BB0" w:rsidRDefault="00EA6293" w:rsidP="009D3E5F">
      <w:pPr>
        <w:pStyle w:val="ListParagraph"/>
        <w:keepLines/>
        <w:numPr>
          <w:ilvl w:val="0"/>
          <w:numId w:val="22"/>
        </w:numPr>
      </w:pPr>
      <w:r>
        <w:t>Within a category there can be only SINGLE FG/SFG entry</w:t>
      </w:r>
      <w:r>
        <w:br/>
        <w:t xml:space="preserve">Note: </w:t>
      </w:r>
      <w:r w:rsidRPr="00EA6293">
        <w:rPr>
          <w:i/>
          <w:iCs/>
        </w:rPr>
        <w:t>This assumption can changes any time</w:t>
      </w:r>
      <w:r>
        <w:t>.</w:t>
      </w:r>
    </w:p>
    <w:p w14:paraId="2F1069D7" w14:textId="4D0AB97A" w:rsidR="00E601EB" w:rsidRDefault="00E601EB" w:rsidP="009D3E5F">
      <w:pPr>
        <w:pStyle w:val="ListParagraph"/>
        <w:keepLines/>
        <w:numPr>
          <w:ilvl w:val="0"/>
          <w:numId w:val="22"/>
        </w:numPr>
      </w:pPr>
      <w:r>
        <w:t>Import Master Data:</w:t>
      </w:r>
    </w:p>
    <w:p w14:paraId="48E2AAA3" w14:textId="75FA568A" w:rsidR="00E601EB" w:rsidRDefault="00A40A0B" w:rsidP="009D3E5F">
      <w:pPr>
        <w:pStyle w:val="ListParagraph"/>
        <w:keepLines/>
        <w:numPr>
          <w:ilvl w:val="1"/>
          <w:numId w:val="22"/>
        </w:numPr>
        <w:ind w:left="709" w:hanging="283"/>
      </w:pPr>
      <w:r>
        <w:t>From sheet “</w:t>
      </w:r>
      <w:r w:rsidRPr="00A40A0B">
        <w:t>Machine master &amp; CO Time</w:t>
      </w:r>
      <w:r>
        <w:t>”, read the machine details</w:t>
      </w:r>
      <w:r w:rsidR="006A1802">
        <w:t>.</w:t>
      </w:r>
    </w:p>
    <w:p w14:paraId="1DC1B591" w14:textId="3622CA4F" w:rsidR="00E601EB" w:rsidRDefault="008E7F61" w:rsidP="009D3E5F">
      <w:pPr>
        <w:pStyle w:val="ListParagraph"/>
        <w:keepLines/>
        <w:numPr>
          <w:ilvl w:val="1"/>
          <w:numId w:val="22"/>
        </w:numPr>
        <w:ind w:left="709" w:hanging="283"/>
      </w:pPr>
      <w:r>
        <w:t>From sheet “</w:t>
      </w:r>
      <w:r w:rsidRPr="008E7F61">
        <w:t>Product-Turret-Swab-Blend</w:t>
      </w:r>
      <w:r>
        <w:t>”, read the turret details and swab details</w:t>
      </w:r>
    </w:p>
    <w:p w14:paraId="112DA62F" w14:textId="48BCDA1B" w:rsidR="000C0C5B" w:rsidRDefault="000C0C5B" w:rsidP="009D3E5F">
      <w:pPr>
        <w:pStyle w:val="ListParagraph"/>
        <w:keepLines/>
        <w:numPr>
          <w:ilvl w:val="1"/>
          <w:numId w:val="22"/>
        </w:numPr>
        <w:ind w:left="709" w:hanging="283"/>
      </w:pPr>
      <w:r>
        <w:t>Sheet (note the space at end) “</w:t>
      </w:r>
      <w:proofErr w:type="spellStart"/>
      <w:r w:rsidRPr="000C0C5B">
        <w:t>Routemap</w:t>
      </w:r>
      <w:proofErr w:type="spellEnd"/>
      <w:r w:rsidRPr="000C0C5B">
        <w:t xml:space="preserve"> database</w:t>
      </w:r>
      <w:r>
        <w:t xml:space="preserve"> ”</w:t>
      </w:r>
      <w:r w:rsidR="00AA27E8">
        <w:t xml:space="preserve"> has all the routes</w:t>
      </w:r>
      <w:r w:rsidR="00AA27E8">
        <w:br/>
        <w:t xml:space="preserve">Validate if the specified machine has valid </w:t>
      </w:r>
      <w:proofErr w:type="spellStart"/>
      <w:r w:rsidR="00AA27E8">
        <w:t>touchtime</w:t>
      </w:r>
      <w:proofErr w:type="spellEnd"/>
      <w:r w:rsidR="00AA27E8">
        <w:t>, If no</w:t>
      </w:r>
      <w:r w:rsidR="00823D33">
        <w:t>,</w:t>
      </w:r>
      <w:r w:rsidR="00AA27E8">
        <w:t xml:space="preserve"> </w:t>
      </w:r>
      <w:r w:rsidR="00823D33">
        <w:t xml:space="preserve">show </w:t>
      </w:r>
      <w:r w:rsidR="00AA27E8">
        <w:t xml:space="preserve">error and </w:t>
      </w:r>
      <w:r w:rsidR="006A1802">
        <w:t>skip the route.</w:t>
      </w:r>
      <w:r w:rsidR="006A1802">
        <w:br/>
        <w:t xml:space="preserve">If the </w:t>
      </w:r>
      <w:r w:rsidR="00823D33">
        <w:t xml:space="preserve">machine in route is NOT defined in machine master, show error and skip the route. </w:t>
      </w:r>
    </w:p>
    <w:p w14:paraId="6D37D03B" w14:textId="77777777" w:rsidR="009D3E5F" w:rsidRPr="00BC79C0" w:rsidRDefault="009D3E5F" w:rsidP="009D3E5F">
      <w:pPr>
        <w:pStyle w:val="ListParagraph"/>
        <w:numPr>
          <w:ilvl w:val="0"/>
          <w:numId w:val="22"/>
        </w:numPr>
        <w:ind w:left="357" w:hanging="357"/>
      </w:pPr>
      <w:r>
        <w:t>If there are feeding SFG’s at level2 and level3, the routes for this is defined in sheet “</w:t>
      </w:r>
      <w:r w:rsidRPr="000E746B">
        <w:t>Common Blend Routes</w:t>
      </w:r>
      <w:r>
        <w:t>”. Apply the same logic as in point above</w:t>
      </w:r>
    </w:p>
    <w:p w14:paraId="4373534E" w14:textId="698FBCE9" w:rsidR="00BC79C0" w:rsidRDefault="00BC79C0" w:rsidP="009D3E5F">
      <w:pPr>
        <w:pStyle w:val="ListParagraph"/>
        <w:numPr>
          <w:ilvl w:val="0"/>
          <w:numId w:val="22"/>
        </w:numPr>
        <w:ind w:left="357" w:hanging="357"/>
      </w:pPr>
      <w:r>
        <w:t>Merge the routes with committed batches</w:t>
      </w:r>
      <w:r w:rsidR="000928B4">
        <w:t>. If any batches have missing routes, flag the error and ignore the batches</w:t>
      </w:r>
    </w:p>
    <w:p w14:paraId="5403377A" w14:textId="4AE98D9A" w:rsidR="00DC5810" w:rsidRDefault="00DC5810" w:rsidP="00DC5810">
      <w:pPr>
        <w:pStyle w:val="ListParagraph"/>
        <w:numPr>
          <w:ilvl w:val="0"/>
          <w:numId w:val="22"/>
        </w:numPr>
        <w:ind w:left="357" w:hanging="357"/>
      </w:pPr>
      <w:r>
        <w:lastRenderedPageBreak/>
        <w:t xml:space="preserve">Define jobs </w:t>
      </w:r>
      <w:r w:rsidR="003B160E">
        <w:t xml:space="preserve">(unique entity used by Scheduler) </w:t>
      </w:r>
      <w:r>
        <w:t>as follows:</w:t>
      </w:r>
      <w:r>
        <w:br/>
        <w:t>FG is a separate job</w:t>
      </w:r>
      <w:r>
        <w:br/>
        <w:t>SFG</w:t>
      </w:r>
      <w:r w:rsidR="0041568D">
        <w:t>’s at level 1 is separate job (FG jobs depends on this SFG jobs)</w:t>
      </w:r>
      <w:r w:rsidR="0041568D">
        <w:br/>
        <w:t xml:space="preserve">SFG </w:t>
      </w:r>
      <w:r w:rsidR="00F82953">
        <w:t>at level 2 is separate job (L1 SFG job depends on this SFG jobs)</w:t>
      </w:r>
      <w:r w:rsidR="00F82953">
        <w:br/>
        <w:t>SFG at level 3is separate job (L2 SFG job depends on this SFG jobs)</w:t>
      </w:r>
    </w:p>
    <w:p w14:paraId="7757CFFA" w14:textId="17960F82" w:rsidR="00E203CC" w:rsidRDefault="00E203CC" w:rsidP="008245B8">
      <w:pPr>
        <w:pStyle w:val="ListParagraph"/>
        <w:numPr>
          <w:ilvl w:val="0"/>
          <w:numId w:val="22"/>
        </w:numPr>
        <w:ind w:left="357" w:hanging="357"/>
      </w:pPr>
      <w:r>
        <w:rPr>
          <w:lang w:val="en-US"/>
        </w:rPr>
        <w:t xml:space="preserve">Generate the Json for </w:t>
      </w:r>
      <w:r w:rsidR="00AC12E4">
        <w:rPr>
          <w:lang w:val="en-US"/>
        </w:rPr>
        <w:t xml:space="preserve">jobs, </w:t>
      </w:r>
      <w:r>
        <w:rPr>
          <w:lang w:val="en-US"/>
        </w:rPr>
        <w:t xml:space="preserve">workstation and machines </w:t>
      </w:r>
      <w:r w:rsidR="00663AC3">
        <w:rPr>
          <w:lang w:val="en-US"/>
        </w:rPr>
        <w:br/>
        <w:t xml:space="preserve">TODO: Split the </w:t>
      </w:r>
      <w:r w:rsidR="008245B8">
        <w:rPr>
          <w:lang w:val="en-US"/>
        </w:rPr>
        <w:t xml:space="preserve">committed batches into campaigns as defined by </w:t>
      </w:r>
      <w:r w:rsidR="008245B8" w:rsidRPr="008245B8">
        <w:t>MAX_BATCH_SIZE</w:t>
      </w:r>
      <w:r w:rsidR="008245B8">
        <w:t xml:space="preserve"> (=10 for now)</w:t>
      </w:r>
    </w:p>
    <w:p w14:paraId="7352D407" w14:textId="5C22673B" w:rsidR="00E203CC" w:rsidRDefault="009D2292" w:rsidP="009D3E5F">
      <w:pPr>
        <w:pStyle w:val="ListParagraph"/>
        <w:numPr>
          <w:ilvl w:val="0"/>
          <w:numId w:val="22"/>
        </w:numPr>
        <w:ind w:left="357" w:hanging="357"/>
      </w:pPr>
      <w:r>
        <w:t xml:space="preserve">TODO: </w:t>
      </w:r>
      <w:r w:rsidR="00E203CC">
        <w:t xml:space="preserve">There are NO interstage buffers so </w:t>
      </w:r>
      <w:r w:rsidR="00E73B28">
        <w:t>create</w:t>
      </w:r>
      <w:r w:rsidR="00E203CC">
        <w:t xml:space="preserve"> a blank buffers JSON</w:t>
      </w:r>
    </w:p>
    <w:p w14:paraId="29AE88B9" w14:textId="5D9D0367" w:rsidR="00F2583D" w:rsidRDefault="00F2583D" w:rsidP="009D3E5F">
      <w:pPr>
        <w:pStyle w:val="ListParagraph"/>
        <w:numPr>
          <w:ilvl w:val="0"/>
          <w:numId w:val="22"/>
        </w:numPr>
        <w:ind w:left="357" w:hanging="357"/>
      </w:pPr>
      <w:r>
        <w:t>Export the campaign file</w:t>
      </w:r>
    </w:p>
    <w:p w14:paraId="4B9D16BD" w14:textId="1B4D0C90" w:rsidR="00E203CC" w:rsidRPr="00E818E4" w:rsidRDefault="00E203CC" w:rsidP="00E203CC">
      <w:pPr>
        <w:pStyle w:val="Heading3"/>
        <w:rPr>
          <w:lang w:val="en-US"/>
        </w:rPr>
      </w:pPr>
      <w:r w:rsidRPr="00BA0519">
        <w:rPr>
          <w:lang w:val="en-US"/>
        </w:rPr>
        <w:br/>
      </w:r>
      <w:r w:rsidRPr="00E818E4">
        <w:rPr>
          <w:lang w:val="en-US"/>
        </w:rPr>
        <w:t>Scheduling</w:t>
      </w:r>
      <w:r>
        <w:rPr>
          <w:lang w:val="en-US"/>
        </w:rPr>
        <w:t xml:space="preserve"> </w:t>
      </w:r>
      <w:r w:rsidRPr="00E818E4">
        <w:rPr>
          <w:lang w:val="en-US"/>
        </w:rPr>
        <w:t>(</w:t>
      </w:r>
      <w:proofErr w:type="spellStart"/>
      <w:r w:rsidR="0055647A" w:rsidRPr="0055647A">
        <w:rPr>
          <w:lang w:val="en-US"/>
        </w:rPr>
        <w:t>GlenmarkIndoreScheduler</w:t>
      </w:r>
      <w:proofErr w:type="spellEnd"/>
      <w:r w:rsidRPr="00E818E4">
        <w:t>.</w:t>
      </w:r>
      <w:proofErr w:type="spellStart"/>
      <w:r w:rsidRPr="00E818E4">
        <w:t>py</w:t>
      </w:r>
      <w:proofErr w:type="spellEnd"/>
      <w:r w:rsidRPr="00E818E4">
        <w:t>)</w:t>
      </w:r>
      <w:r w:rsidRPr="00E818E4">
        <w:rPr>
          <w:lang w:val="en-US"/>
        </w:rPr>
        <w:t>:</w:t>
      </w:r>
    </w:p>
    <w:p w14:paraId="647E36C9" w14:textId="14DE4E39" w:rsidR="00E203CC" w:rsidRPr="00E37A99" w:rsidRDefault="00E203CC" w:rsidP="00E203CC">
      <w:pPr>
        <w:keepNext/>
        <w:keepLines/>
        <w:rPr>
          <w:rFonts w:asciiTheme="minorHAnsi" w:hAnsiTheme="minorHAnsi"/>
          <w:b/>
          <w:bCs/>
          <w:u w:val="single"/>
        </w:rPr>
      </w:pPr>
      <w:r w:rsidRPr="00E818E4">
        <w:rPr>
          <w:rFonts w:asciiTheme="minorHAnsi" w:hAnsiTheme="minorHAnsi"/>
          <w:lang w:val="en-US"/>
        </w:rPr>
        <w:t xml:space="preserve">Here are the steps (starting </w:t>
      </w:r>
      <w:r>
        <w:rPr>
          <w:rFonts w:asciiTheme="minorHAnsi" w:hAnsiTheme="minorHAnsi"/>
          <w:lang w:val="en-US"/>
        </w:rPr>
        <w:t xml:space="preserve">from </w:t>
      </w:r>
      <w:r w:rsidRPr="00E37A99">
        <w:rPr>
          <w:rFonts w:asciiTheme="minorHAnsi" w:hAnsiTheme="minorHAnsi"/>
          <w:b/>
          <w:bCs/>
          <w:lang w:val="en-US"/>
        </w:rPr>
        <w:t>main</w:t>
      </w:r>
      <w:r w:rsidRPr="00E818E4">
        <w:rPr>
          <w:rFonts w:asciiTheme="minorHAnsi" w:hAnsiTheme="minorHAnsi"/>
          <w:lang w:val="en-US"/>
        </w:rPr>
        <w:t>)</w:t>
      </w:r>
    </w:p>
    <w:p w14:paraId="5908ACF6" w14:textId="451EADDF" w:rsidR="00E203CC" w:rsidRDefault="008C6489" w:rsidP="00324BDD">
      <w:pPr>
        <w:pStyle w:val="ListParagraph"/>
        <w:keepNext/>
        <w:keepLines/>
        <w:numPr>
          <w:ilvl w:val="0"/>
          <w:numId w:val="23"/>
        </w:numPr>
        <w:rPr>
          <w:lang w:val="en-US"/>
        </w:rPr>
      </w:pPr>
      <w:r>
        <w:rPr>
          <w:lang w:val="en-US"/>
        </w:rPr>
        <w:t xml:space="preserve">TODO: </w:t>
      </w:r>
      <w:r w:rsidR="00E203CC">
        <w:rPr>
          <w:lang w:val="en-US"/>
        </w:rPr>
        <w:t>Check if mandatory files exist – if no, abort</w:t>
      </w:r>
    </w:p>
    <w:p w14:paraId="3CE04171" w14:textId="5D70D588" w:rsidR="00E203CC" w:rsidRPr="00A3361B" w:rsidRDefault="00E203CC" w:rsidP="00324BDD">
      <w:pPr>
        <w:pStyle w:val="ListParagraph"/>
        <w:keepNext/>
        <w:keepLines/>
        <w:numPr>
          <w:ilvl w:val="0"/>
          <w:numId w:val="23"/>
        </w:numPr>
      </w:pPr>
      <w:r>
        <w:rPr>
          <w:lang w:val="en-US"/>
        </w:rPr>
        <w:t>c</w:t>
      </w:r>
      <w:r w:rsidRPr="00A3361B">
        <w:rPr>
          <w:lang w:val="en-US"/>
        </w:rPr>
        <w:t xml:space="preserve">reate instance of </w:t>
      </w:r>
      <w:proofErr w:type="spellStart"/>
      <w:r w:rsidR="008C6489" w:rsidRPr="008C6489">
        <w:t>GlenmarkIndoreDataImporter</w:t>
      </w:r>
      <w:proofErr w:type="spellEnd"/>
      <w:r>
        <w:br/>
      </w:r>
      <w:r w:rsidRPr="00A3361B">
        <w:rPr>
          <w:lang w:val="en-US"/>
        </w:rPr>
        <w:t>Import the JSON files, Populate list of jobs and machines</w:t>
      </w:r>
    </w:p>
    <w:p w14:paraId="55C09709" w14:textId="4D312F4A" w:rsidR="000E0090" w:rsidRPr="000E0090" w:rsidRDefault="00E203CC" w:rsidP="000E0090">
      <w:pPr>
        <w:pStyle w:val="ListParagraph"/>
        <w:keepNext/>
        <w:keepLines/>
        <w:numPr>
          <w:ilvl w:val="0"/>
          <w:numId w:val="23"/>
        </w:numPr>
        <w:rPr>
          <w:lang w:val="en-US"/>
        </w:rPr>
      </w:pPr>
      <w:r w:rsidRPr="00E818E4">
        <w:rPr>
          <w:lang w:val="en-US"/>
        </w:rPr>
        <w:t xml:space="preserve">Instantiate </w:t>
      </w:r>
      <w:r w:rsidR="00C64321">
        <w:rPr>
          <w:lang w:val="en-US"/>
        </w:rPr>
        <w:t>Indore</w:t>
      </w:r>
      <w:r w:rsidRPr="00E818E4">
        <w:rPr>
          <w:lang w:val="en-US"/>
        </w:rPr>
        <w:t xml:space="preserve"> specific schedule</w:t>
      </w:r>
      <w:r>
        <w:rPr>
          <w:lang w:val="en-US"/>
        </w:rPr>
        <w:t>r</w:t>
      </w:r>
      <w:r w:rsidR="00C64321">
        <w:rPr>
          <w:lang w:val="en-US"/>
        </w:rPr>
        <w:t xml:space="preserve"> (</w:t>
      </w:r>
      <w:proofErr w:type="spellStart"/>
      <w:r w:rsidR="00C64321" w:rsidRPr="00C64321">
        <w:rPr>
          <w:lang w:val="en-US"/>
        </w:rPr>
        <w:t>GlenmarkIndoreScheduler</w:t>
      </w:r>
      <w:proofErr w:type="spellEnd"/>
      <w:r w:rsidR="00C64321">
        <w:rPr>
          <w:lang w:val="en-US"/>
        </w:rPr>
        <w:t>)</w:t>
      </w:r>
      <w:r w:rsidRPr="00E818E4">
        <w:rPr>
          <w:lang w:val="en-US"/>
        </w:rPr>
        <w:t>.</w:t>
      </w:r>
      <w:r w:rsidR="000E0090">
        <w:rPr>
          <w:lang w:val="en-US"/>
        </w:rPr>
        <w:br/>
        <w:t>Update the list of holidays (as</w:t>
      </w:r>
      <w:r w:rsidR="002D7792">
        <w:rPr>
          <w:lang w:val="en-US"/>
        </w:rPr>
        <w:t>k</w:t>
      </w:r>
      <w:r w:rsidR="000E0090">
        <w:rPr>
          <w:lang w:val="en-US"/>
        </w:rPr>
        <w:t xml:space="preserve"> consultants)</w:t>
      </w:r>
      <w:r w:rsidR="000E0090">
        <w:rPr>
          <w:lang w:val="en-US"/>
        </w:rPr>
        <w:br/>
      </w:r>
      <w:r w:rsidR="002D7792">
        <w:rPr>
          <w:lang w:val="en-US"/>
        </w:rPr>
        <w:t>Update the list of weekends (ask consultants, currently Sunday)</w:t>
      </w:r>
      <w:r w:rsidR="000E0090">
        <w:rPr>
          <w:lang w:val="en-US"/>
        </w:rPr>
        <w:br/>
        <w:t xml:space="preserve">Update the </w:t>
      </w:r>
      <w:r w:rsidR="002D7792">
        <w:rPr>
          <w:lang w:val="en-US"/>
        </w:rPr>
        <w:t xml:space="preserve">total scheduling </w:t>
      </w:r>
      <w:r w:rsidR="000E0090">
        <w:rPr>
          <w:lang w:val="en-US"/>
        </w:rPr>
        <w:t>horizon (</w:t>
      </w:r>
      <w:r w:rsidR="002D7792">
        <w:rPr>
          <w:lang w:val="en-US"/>
        </w:rPr>
        <w:t xml:space="preserve">ask consultants, </w:t>
      </w:r>
      <w:r w:rsidR="000E0090">
        <w:rPr>
          <w:lang w:val="en-US"/>
        </w:rPr>
        <w:t>currently 90 days)</w:t>
      </w:r>
    </w:p>
    <w:p w14:paraId="023B715C" w14:textId="02694887" w:rsidR="00E203CC" w:rsidRPr="00E818E4" w:rsidRDefault="00E203CC" w:rsidP="00C64321">
      <w:pPr>
        <w:pStyle w:val="ListParagraph"/>
        <w:keepNext/>
        <w:keepLines/>
        <w:numPr>
          <w:ilvl w:val="0"/>
          <w:numId w:val="23"/>
        </w:numPr>
        <w:rPr>
          <w:lang w:val="en-US"/>
        </w:rPr>
      </w:pPr>
      <w:r w:rsidRPr="00351BE5">
        <w:rPr>
          <w:lang w:val="en-US"/>
        </w:rPr>
        <w:t>Generate the hourly slots</w:t>
      </w:r>
      <w:r>
        <w:rPr>
          <w:lang w:val="en-US"/>
        </w:rPr>
        <w:t xml:space="preserve"> and </w:t>
      </w:r>
      <w:r w:rsidRPr="00E818E4">
        <w:rPr>
          <w:lang w:val="en-US"/>
        </w:rPr>
        <w:t xml:space="preserve">available </w:t>
      </w:r>
      <w:hyperlink w:anchor="PathGeneration" w:history="1">
        <w:r w:rsidRPr="00E818E4">
          <w:rPr>
            <w:rStyle w:val="Hyperlink"/>
            <w:lang w:val="en-US"/>
          </w:rPr>
          <w:t>paths</w:t>
        </w:r>
      </w:hyperlink>
      <w:r w:rsidRPr="00E818E4">
        <w:rPr>
          <w:lang w:val="en-US"/>
        </w:rPr>
        <w:t xml:space="preserve"> for each job in a </w:t>
      </w:r>
      <w:proofErr w:type="spellStart"/>
      <w:r w:rsidRPr="00E818E4">
        <w:rPr>
          <w:lang w:val="en-US"/>
        </w:rPr>
        <w:t>dataframe</w:t>
      </w:r>
      <w:proofErr w:type="spellEnd"/>
    </w:p>
    <w:p w14:paraId="3D7879B7" w14:textId="77777777" w:rsidR="00E203CC" w:rsidRPr="00E818E4" w:rsidRDefault="00E203CC" w:rsidP="0039215F">
      <w:pPr>
        <w:pStyle w:val="ListParagraph"/>
        <w:keepNext/>
        <w:keepLines/>
        <w:numPr>
          <w:ilvl w:val="1"/>
          <w:numId w:val="23"/>
        </w:numPr>
        <w:ind w:left="993" w:hanging="284"/>
        <w:rPr>
          <w:lang w:val="en-US"/>
        </w:rPr>
      </w:pPr>
      <w:r w:rsidRPr="00E818E4">
        <w:rPr>
          <w:lang w:val="en-US"/>
        </w:rPr>
        <w:t>Start date as today</w:t>
      </w:r>
    </w:p>
    <w:p w14:paraId="51E22A2A" w14:textId="7E4D0DF6" w:rsidR="00E203CC" w:rsidRDefault="00DD3777" w:rsidP="0039215F">
      <w:pPr>
        <w:pStyle w:val="ListParagraph"/>
        <w:keepNext/>
        <w:keepLines/>
        <w:numPr>
          <w:ilvl w:val="1"/>
          <w:numId w:val="23"/>
        </w:numPr>
        <w:ind w:left="993" w:hanging="284"/>
        <w:rPr>
          <w:lang w:val="en-US"/>
        </w:rPr>
      </w:pPr>
      <w:r>
        <w:rPr>
          <w:lang w:val="en-US"/>
        </w:rPr>
        <w:t xml:space="preserve">As Capacity calendar is not provided, create hourly slots based on </w:t>
      </w:r>
      <w:r w:rsidR="00E0731F">
        <w:rPr>
          <w:lang w:val="en-US"/>
        </w:rPr>
        <w:t>holidays and weekends.</w:t>
      </w:r>
      <w:r w:rsidR="003000A5">
        <w:rPr>
          <w:lang w:val="en-US"/>
        </w:rPr>
        <w:t xml:space="preserve"> </w:t>
      </w:r>
      <w:r w:rsidR="003000A5" w:rsidRPr="003000A5">
        <w:rPr>
          <w:lang w:val="en-US"/>
        </w:rPr>
        <w:sym w:font="Wingdings" w:char="F0E0"/>
      </w:r>
      <w:r w:rsidR="003000A5">
        <w:rPr>
          <w:lang w:val="en-US"/>
        </w:rPr>
        <w:t xml:space="preserve"> TODO: This can be moved to Importer to create </w:t>
      </w:r>
      <w:proofErr w:type="spellStart"/>
      <w:proofErr w:type="gramStart"/>
      <w:r w:rsidR="003000A5">
        <w:rPr>
          <w:lang w:val="en-US"/>
        </w:rPr>
        <w:t>calendar.parquet</w:t>
      </w:r>
      <w:proofErr w:type="spellEnd"/>
      <w:proofErr w:type="gramEnd"/>
      <w:r w:rsidR="003000A5">
        <w:rPr>
          <w:lang w:val="en-US"/>
        </w:rPr>
        <w:t xml:space="preserve">  (like in case of Ajanta and </w:t>
      </w:r>
      <w:r w:rsidR="00FE3A54">
        <w:rPr>
          <w:lang w:val="en-US"/>
        </w:rPr>
        <w:t>SPIMACO)</w:t>
      </w:r>
    </w:p>
    <w:p w14:paraId="632D7768" w14:textId="75934BCD" w:rsidR="0039215F" w:rsidRPr="00E818E4" w:rsidRDefault="00C17F7B" w:rsidP="0039215F">
      <w:pPr>
        <w:pStyle w:val="ListParagraph"/>
        <w:keepNext/>
        <w:keepLines/>
        <w:numPr>
          <w:ilvl w:val="1"/>
          <w:numId w:val="23"/>
        </w:numPr>
        <w:ind w:left="993" w:hanging="284"/>
        <w:rPr>
          <w:lang w:val="en-US"/>
        </w:rPr>
      </w:pPr>
      <w:r>
        <w:rPr>
          <w:lang w:val="en-US"/>
        </w:rPr>
        <w:t xml:space="preserve">As there is no WIP data, we </w:t>
      </w:r>
      <w:r w:rsidR="00603383">
        <w:rPr>
          <w:lang w:val="en-US"/>
        </w:rPr>
        <w:t>need to assume</w:t>
      </w:r>
      <w:r>
        <w:rPr>
          <w:lang w:val="en-US"/>
        </w:rPr>
        <w:t xml:space="preserve"> some starting load on each </w:t>
      </w:r>
      <w:proofErr w:type="spellStart"/>
      <w:r>
        <w:rPr>
          <w:lang w:val="en-US"/>
        </w:rPr>
        <w:t>workcenter</w:t>
      </w:r>
      <w:proofErr w:type="spellEnd"/>
      <w:r>
        <w:rPr>
          <w:lang w:val="en-US"/>
        </w:rPr>
        <w:t xml:space="preserve"> / operation. E.g. Compression has 5 days of load </w:t>
      </w:r>
      <w:r>
        <w:rPr>
          <w:lang w:val="en-US"/>
        </w:rPr>
        <w:br/>
        <w:t xml:space="preserve">Ask consultants what load they want for each </w:t>
      </w:r>
      <w:proofErr w:type="spellStart"/>
      <w:r>
        <w:rPr>
          <w:lang w:val="en-US"/>
        </w:rPr>
        <w:t>workcenter</w:t>
      </w:r>
      <w:proofErr w:type="spellEnd"/>
      <w:r>
        <w:rPr>
          <w:lang w:val="en-US"/>
        </w:rPr>
        <w:t>.</w:t>
      </w:r>
    </w:p>
    <w:p w14:paraId="6A7E6D35" w14:textId="71010FD4" w:rsidR="00A31D7F" w:rsidRDefault="00A31D7F" w:rsidP="00324BDD">
      <w:pPr>
        <w:pStyle w:val="ListParagraph"/>
        <w:numPr>
          <w:ilvl w:val="0"/>
          <w:numId w:val="23"/>
        </w:numPr>
      </w:pPr>
      <w:r>
        <w:t xml:space="preserve">We start with </w:t>
      </w:r>
      <w:r w:rsidR="0068657B">
        <w:t>bottleneck scheduling (Compression and Granulation)</w:t>
      </w:r>
      <w:r w:rsidR="0068657B">
        <w:br/>
        <w:t xml:space="preserve">We call </w:t>
      </w:r>
      <w:r w:rsidR="00192BC4">
        <w:t>“</w:t>
      </w:r>
      <w:proofErr w:type="spellStart"/>
      <w:r w:rsidR="0068657B" w:rsidRPr="0068657B">
        <w:t>schedule_jobs</w:t>
      </w:r>
      <w:proofErr w:type="spellEnd"/>
      <w:r w:rsidR="00192BC4">
        <w:t>”</w:t>
      </w:r>
      <w:r w:rsidR="0068657B">
        <w:t xml:space="preserve"> with option </w:t>
      </w:r>
      <w:proofErr w:type="spellStart"/>
      <w:r w:rsidR="007C1703" w:rsidRPr="007C1703">
        <w:rPr>
          <w:u w:val="single"/>
        </w:rPr>
        <w:t>preStageOnCCRs</w:t>
      </w:r>
      <w:proofErr w:type="spellEnd"/>
      <w:r w:rsidR="007C1703" w:rsidRPr="007C1703">
        <w:rPr>
          <w:u w:val="single"/>
        </w:rPr>
        <w:t>=True</w:t>
      </w:r>
    </w:p>
    <w:p w14:paraId="6C3246BE" w14:textId="3B7AD2E4" w:rsidR="007C1703" w:rsidRPr="00A31D7F" w:rsidRDefault="007C1703" w:rsidP="007C1703">
      <w:pPr>
        <w:pStyle w:val="ListParagraph"/>
      </w:pPr>
      <w:r>
        <w:t>This will pick 1 machine from the specified options based on the load on the machine</w:t>
      </w:r>
      <w:r w:rsidR="003E65AE">
        <w:t xml:space="preserve"> from the committed batches where ONLY ONE option is available.</w:t>
      </w:r>
    </w:p>
    <w:p w14:paraId="343B34AA" w14:textId="73849A3F" w:rsidR="003E65AE" w:rsidRPr="003E65AE" w:rsidRDefault="0039215F" w:rsidP="00324BDD">
      <w:pPr>
        <w:pStyle w:val="ListParagraph"/>
        <w:numPr>
          <w:ilvl w:val="0"/>
          <w:numId w:val="23"/>
        </w:numPr>
      </w:pPr>
      <w:r>
        <w:t>Export the data</w:t>
      </w:r>
      <w:r w:rsidR="00470E69">
        <w:t xml:space="preserve"> so that bottleneck details can be shared via reports</w:t>
      </w:r>
    </w:p>
    <w:p w14:paraId="78F12E76" w14:textId="571BCB85" w:rsidR="001466F0" w:rsidRPr="001466F0" w:rsidRDefault="001466F0" w:rsidP="00324BDD">
      <w:pPr>
        <w:pStyle w:val="ListParagraph"/>
        <w:numPr>
          <w:ilvl w:val="0"/>
          <w:numId w:val="23"/>
        </w:numPr>
      </w:pPr>
      <w:proofErr w:type="spellStart"/>
      <w:r>
        <w:t>reInit</w:t>
      </w:r>
      <w:proofErr w:type="spellEnd"/>
      <w:r>
        <w:t xml:space="preserve"> the scheduler as we had earlier done only for bottleneck operations</w:t>
      </w:r>
    </w:p>
    <w:p w14:paraId="6C785F14" w14:textId="7B3A152C" w:rsidR="00E203CC" w:rsidRPr="00337A2C" w:rsidRDefault="00E203CC" w:rsidP="00324BDD">
      <w:pPr>
        <w:pStyle w:val="ListParagraph"/>
        <w:numPr>
          <w:ilvl w:val="0"/>
          <w:numId w:val="23"/>
        </w:numPr>
      </w:pPr>
      <w:r>
        <w:rPr>
          <w:lang w:val="en-US"/>
        </w:rPr>
        <w:t>Schedule</w:t>
      </w:r>
      <w:r w:rsidRPr="00E818E4">
        <w:rPr>
          <w:lang w:val="en-US"/>
        </w:rPr>
        <w:t xml:space="preserve"> jobs using “</w:t>
      </w:r>
      <w:r w:rsidR="004210B4" w:rsidRPr="004210B4">
        <w:t>schedule_opt1</w:t>
      </w:r>
      <w:r w:rsidRPr="007E7185">
        <w:rPr>
          <w:lang w:val="en-US"/>
        </w:rPr>
        <w:t>”</w:t>
      </w:r>
      <w:r w:rsidRPr="007E7185">
        <w:rPr>
          <w:lang w:val="en-US"/>
        </w:rPr>
        <w:br/>
        <w:t>This function calls orchestrator</w:t>
      </w:r>
      <w:r w:rsidR="00337A2C">
        <w:t xml:space="preserve"> “</w:t>
      </w:r>
      <w:r w:rsidR="001C033E">
        <w:t>_</w:t>
      </w:r>
      <w:r w:rsidR="00337A2C" w:rsidRPr="00337A2C">
        <w:t>orchestrate_opt1</w:t>
      </w:r>
      <w:r w:rsidR="00337A2C">
        <w:t>”</w:t>
      </w:r>
      <w:r w:rsidRPr="00A15515">
        <w:rPr>
          <w:lang w:val="en-US"/>
        </w:rPr>
        <w:t xml:space="preserve">) category by category </w:t>
      </w:r>
    </w:p>
    <w:p w14:paraId="2FB508D9" w14:textId="176E1D1E" w:rsidR="00337A2C" w:rsidRPr="00332452" w:rsidRDefault="00337A2C" w:rsidP="00337A2C">
      <w:pPr>
        <w:pStyle w:val="ListParagraph"/>
      </w:pPr>
      <w:r>
        <w:t xml:space="preserve">First we do the SFG’s </w:t>
      </w:r>
      <w:r w:rsidR="00584BFA">
        <w:t xml:space="preserve"> and then FG’s</w:t>
      </w:r>
    </w:p>
    <w:p w14:paraId="60E46997" w14:textId="29D507F4" w:rsidR="00E203CC" w:rsidRPr="004462BC" w:rsidRDefault="008F1DC7" w:rsidP="00324BDD">
      <w:pPr>
        <w:pStyle w:val="ListParagraph"/>
        <w:numPr>
          <w:ilvl w:val="0"/>
          <w:numId w:val="23"/>
        </w:numPr>
      </w:pPr>
      <w:r w:rsidRPr="008F1DC7">
        <w:t>“_orchestrate_opt1</w:t>
      </w:r>
      <w:r>
        <w:t>” takes the jobs in the category</w:t>
      </w:r>
      <w:r w:rsidR="001E0A8A">
        <w:rPr>
          <w:lang w:val="en-US"/>
        </w:rPr>
        <w:br/>
        <w:t xml:space="preserve">This is a multi-pass scenario using </w:t>
      </w:r>
      <w:r w:rsidR="00A95CAE">
        <w:rPr>
          <w:lang w:val="en-US"/>
        </w:rPr>
        <w:t>FREE SLOT concept.</w:t>
      </w:r>
    </w:p>
    <w:p w14:paraId="35B3B247" w14:textId="77777777" w:rsidR="00E203CC" w:rsidRDefault="00E203CC" w:rsidP="008F1DC7">
      <w:pPr>
        <w:pStyle w:val="ListParagraph"/>
      </w:pPr>
      <w:r>
        <w:rPr>
          <w:lang w:val="en-US"/>
        </w:rPr>
        <w:t>We use the generic function “</w:t>
      </w:r>
      <w:r w:rsidRPr="004462BC">
        <w:t>_</w:t>
      </w:r>
      <w:proofErr w:type="spellStart"/>
      <w:r w:rsidRPr="004462BC">
        <w:t>schedule_upstream_downstream</w:t>
      </w:r>
      <w:proofErr w:type="spellEnd"/>
      <w:r>
        <w:t>” to identify the slots and book the slots</w:t>
      </w:r>
    </w:p>
    <w:p w14:paraId="49CB2143" w14:textId="77777777" w:rsidR="00E203CC" w:rsidRPr="00E818E4" w:rsidRDefault="00E203CC" w:rsidP="00324BDD">
      <w:pPr>
        <w:pStyle w:val="ListParagraph"/>
        <w:numPr>
          <w:ilvl w:val="0"/>
          <w:numId w:val="23"/>
        </w:numPr>
      </w:pPr>
      <w:r>
        <w:t>Export the parquet files for report generation (and excel files for debugging)</w:t>
      </w:r>
    </w:p>
    <w:p w14:paraId="10C7EE85" w14:textId="77777777" w:rsidR="00E203CC" w:rsidRDefault="00E203CC" w:rsidP="00E203CC">
      <w:pPr>
        <w:pStyle w:val="Heading3"/>
        <w:rPr>
          <w:lang w:val="en-US"/>
        </w:rPr>
      </w:pPr>
    </w:p>
    <w:p w14:paraId="61161C5C" w14:textId="7D1E84A9" w:rsidR="00E203CC" w:rsidRPr="00E818E4" w:rsidRDefault="00E203CC" w:rsidP="00E203CC">
      <w:pPr>
        <w:pStyle w:val="Heading3"/>
        <w:rPr>
          <w:lang w:val="en-US"/>
        </w:rPr>
      </w:pPr>
      <w:r w:rsidRPr="00E818E4">
        <w:rPr>
          <w:lang w:val="en-US"/>
        </w:rPr>
        <w:t>Report Generation (</w:t>
      </w:r>
      <w:r w:rsidR="00AB0534">
        <w:rPr>
          <w:lang w:val="en-US"/>
        </w:rPr>
        <w:t>*****</w:t>
      </w:r>
      <w:r w:rsidR="00276D86">
        <w:rPr>
          <w:lang w:val="en-US"/>
        </w:rPr>
        <w:t xml:space="preserve"> PENDING *****</w:t>
      </w:r>
      <w:r w:rsidRPr="00E818E4">
        <w:t>.</w:t>
      </w:r>
      <w:proofErr w:type="spellStart"/>
      <w:r w:rsidRPr="00E818E4">
        <w:t>py</w:t>
      </w:r>
      <w:proofErr w:type="spellEnd"/>
      <w:r w:rsidRPr="00E818E4">
        <w:t>)</w:t>
      </w:r>
      <w:r w:rsidRPr="00E818E4">
        <w:rPr>
          <w:lang w:val="en-US"/>
        </w:rPr>
        <w:t>:</w:t>
      </w:r>
    </w:p>
    <w:p w14:paraId="284AF088" w14:textId="77777777" w:rsidR="00E203CC" w:rsidRPr="00E818E4" w:rsidRDefault="00E203CC" w:rsidP="00E203CC">
      <w:pPr>
        <w:rPr>
          <w:rFonts w:asciiTheme="minorHAnsi" w:hAnsiTheme="minorHAnsi"/>
          <w:lang w:val="en-US"/>
        </w:rPr>
      </w:pPr>
      <w:r w:rsidRPr="00E818E4">
        <w:rPr>
          <w:rFonts w:asciiTheme="minorHAnsi" w:hAnsiTheme="minorHAnsi"/>
          <w:lang w:val="en-US"/>
        </w:rPr>
        <w:t>Here we generate following outputs</w:t>
      </w:r>
    </w:p>
    <w:p w14:paraId="5DFA5597" w14:textId="77777777" w:rsidR="00E203CC" w:rsidRPr="00E818E4" w:rsidRDefault="00E203CC" w:rsidP="00E203CC">
      <w:pPr>
        <w:pStyle w:val="ListParagraph"/>
        <w:numPr>
          <w:ilvl w:val="0"/>
          <w:numId w:val="21"/>
        </w:numPr>
        <w:rPr>
          <w:lang w:val="en-US"/>
        </w:rPr>
      </w:pPr>
      <w:r w:rsidRPr="00E818E4">
        <w:rPr>
          <w:lang w:val="en-US"/>
        </w:rPr>
        <w:t>Final Calendar Schedule</w:t>
      </w:r>
    </w:p>
    <w:p w14:paraId="67B266EE" w14:textId="77777777" w:rsidR="00E203CC" w:rsidRPr="00E818E4" w:rsidRDefault="00E203CC" w:rsidP="00E203CC">
      <w:pPr>
        <w:pStyle w:val="ListParagraph"/>
        <w:numPr>
          <w:ilvl w:val="0"/>
          <w:numId w:val="21"/>
        </w:numPr>
        <w:rPr>
          <w:lang w:val="en-US"/>
        </w:rPr>
      </w:pPr>
      <w:r w:rsidRPr="00E818E4">
        <w:rPr>
          <w:lang w:val="en-US"/>
        </w:rPr>
        <w:t>Batch wise summary</w:t>
      </w:r>
    </w:p>
    <w:p w14:paraId="4223B9F0" w14:textId="77777777" w:rsidR="00E203CC" w:rsidRPr="00E818E4" w:rsidRDefault="00E203CC" w:rsidP="00E203CC">
      <w:pPr>
        <w:pStyle w:val="ListParagraph"/>
        <w:numPr>
          <w:ilvl w:val="0"/>
          <w:numId w:val="21"/>
        </w:numPr>
        <w:rPr>
          <w:lang w:val="en-US"/>
        </w:rPr>
      </w:pPr>
      <w:r w:rsidRPr="00E818E4">
        <w:rPr>
          <w:lang w:val="en-US"/>
        </w:rPr>
        <w:t>All PATH &amp; STEP details (for debugging only)</w:t>
      </w:r>
    </w:p>
    <w:p w14:paraId="6FA1013B" w14:textId="77777777" w:rsidR="00E203CC" w:rsidRPr="00E818E4" w:rsidRDefault="00E203CC" w:rsidP="00E203CC">
      <w:pPr>
        <w:rPr>
          <w:rFonts w:asciiTheme="minorHAnsi" w:hAnsiTheme="minorHAnsi"/>
        </w:rPr>
      </w:pPr>
    </w:p>
    <w:p w14:paraId="0EB9147F" w14:textId="77777777" w:rsidR="00E203CC" w:rsidRPr="00E818E4" w:rsidRDefault="00E203CC" w:rsidP="00E203CC">
      <w:pPr>
        <w:pStyle w:val="Heading4"/>
      </w:pPr>
      <w:r w:rsidRPr="00E818E4">
        <w:t>Final Calendar Schedule</w:t>
      </w:r>
    </w:p>
    <w:p w14:paraId="6D53FA84" w14:textId="77777777" w:rsidR="00E203CC" w:rsidRPr="00E818E4" w:rsidRDefault="00E203CC" w:rsidP="00E203CC">
      <w:pPr>
        <w:keepNext/>
        <w:keepLines/>
        <w:rPr>
          <w:rFonts w:asciiTheme="minorHAnsi" w:hAnsiTheme="minorHAnsi"/>
        </w:rPr>
      </w:pPr>
      <w:r w:rsidRPr="00E818E4">
        <w:rPr>
          <w:rFonts w:asciiTheme="minorHAnsi" w:hAnsiTheme="minorHAnsi"/>
        </w:rPr>
        <w:t>Read the scheduler generated output  (</w:t>
      </w:r>
      <w:proofErr w:type="spellStart"/>
      <w:r w:rsidRPr="00E818E4">
        <w:rPr>
          <w:rFonts w:asciiTheme="minorHAnsi" w:hAnsiTheme="minorHAnsi"/>
        </w:rPr>
        <w:t>FinalSchedule.parquet</w:t>
      </w:r>
      <w:proofErr w:type="spellEnd"/>
      <w:r w:rsidRPr="00E818E4">
        <w:rPr>
          <w:rFonts w:asciiTheme="minorHAnsi" w:hAnsiTheme="minorHAnsi"/>
        </w:rPr>
        <w:t>)</w:t>
      </w:r>
    </w:p>
    <w:p w14:paraId="49BE8480" w14:textId="77777777" w:rsidR="00E203CC" w:rsidRPr="00E818E4" w:rsidRDefault="00E203CC" w:rsidP="00E203CC">
      <w:pPr>
        <w:pStyle w:val="ListParagraph"/>
        <w:keepNext/>
        <w:keepLines/>
        <w:numPr>
          <w:ilvl w:val="0"/>
          <w:numId w:val="14"/>
        </w:numPr>
      </w:pPr>
      <w:r w:rsidRPr="00E818E4">
        <w:t>This contains machine ID’s as columns and hourly slot as Index</w:t>
      </w:r>
    </w:p>
    <w:p w14:paraId="2CEE07BB" w14:textId="77777777" w:rsidR="00E203CC" w:rsidRPr="00E818E4" w:rsidRDefault="00E203CC" w:rsidP="00E203CC">
      <w:pPr>
        <w:pStyle w:val="ListParagraph"/>
        <w:numPr>
          <w:ilvl w:val="0"/>
          <w:numId w:val="14"/>
        </w:numPr>
      </w:pPr>
      <w:r w:rsidRPr="00E818E4">
        <w:t>Curate the data by replacing the text with readable stuff</w:t>
      </w:r>
    </w:p>
    <w:p w14:paraId="42AB539F" w14:textId="77777777" w:rsidR="00E203CC" w:rsidRPr="00E818E4" w:rsidRDefault="00E203CC" w:rsidP="00E203CC">
      <w:pPr>
        <w:pStyle w:val="ListParagraph"/>
        <w:numPr>
          <w:ilvl w:val="1"/>
          <w:numId w:val="14"/>
        </w:numPr>
      </w:pPr>
      <w:r w:rsidRPr="00E818E4">
        <w:t>E.g. extract the batch number from “occupied” slots</w:t>
      </w:r>
    </w:p>
    <w:p w14:paraId="41B3C790" w14:textId="77777777" w:rsidR="00E203CC" w:rsidRPr="00E818E4" w:rsidRDefault="00E203CC" w:rsidP="00E203CC">
      <w:pPr>
        <w:pStyle w:val="ListParagraph"/>
        <w:numPr>
          <w:ilvl w:val="1"/>
          <w:numId w:val="14"/>
        </w:numPr>
      </w:pPr>
      <w:r w:rsidRPr="00E818E4">
        <w:t>Replace 'Non-Working” with “*~~*” (for excel conditional formatting)</w:t>
      </w:r>
    </w:p>
    <w:p w14:paraId="28FBC01F" w14:textId="77777777" w:rsidR="00E203CC" w:rsidRPr="00E818E4" w:rsidRDefault="00E203CC" w:rsidP="00E203CC">
      <w:pPr>
        <w:pStyle w:val="ListParagraph"/>
        <w:numPr>
          <w:ilvl w:val="0"/>
          <w:numId w:val="14"/>
        </w:numPr>
      </w:pPr>
      <w:r w:rsidRPr="00E818E4">
        <w:t xml:space="preserve">We need to aggregate hourly slots to </w:t>
      </w:r>
      <w:r>
        <w:t>day</w:t>
      </w:r>
      <w:r w:rsidRPr="00E818E4">
        <w:t xml:space="preserve"> wise. Here the entire hourly </w:t>
      </w:r>
      <w:proofErr w:type="spellStart"/>
      <w:r w:rsidRPr="00E818E4">
        <w:t>dataframe</w:t>
      </w:r>
      <w:proofErr w:type="spellEnd"/>
      <w:r w:rsidRPr="00E818E4">
        <w:t xml:space="preserve"> is converted to </w:t>
      </w:r>
      <w:r>
        <w:t>day</w:t>
      </w:r>
      <w:r w:rsidRPr="00E818E4">
        <w:t xml:space="preserve"> wise output. All the duplicate entries will get </w:t>
      </w:r>
      <w:proofErr w:type="spellStart"/>
      <w:r w:rsidRPr="00E818E4">
        <w:t>convered</w:t>
      </w:r>
      <w:proofErr w:type="spellEnd"/>
      <w:r w:rsidRPr="00E818E4">
        <w:t xml:space="preserve"> to single. </w:t>
      </w:r>
    </w:p>
    <w:p w14:paraId="5D0632D0" w14:textId="77777777" w:rsidR="00E203CC" w:rsidRPr="00E818E4" w:rsidRDefault="00E203CC" w:rsidP="00E203CC">
      <w:pPr>
        <w:pStyle w:val="ListParagraph"/>
        <w:numPr>
          <w:ilvl w:val="0"/>
          <w:numId w:val="14"/>
        </w:numPr>
      </w:pPr>
      <w:r w:rsidRPr="00E818E4">
        <w:t xml:space="preserve">Add the machine names (in addition to the machine ID’s) at the top of </w:t>
      </w:r>
      <w:proofErr w:type="spellStart"/>
      <w:r w:rsidRPr="00E818E4">
        <w:t>dataframe</w:t>
      </w:r>
      <w:proofErr w:type="spellEnd"/>
    </w:p>
    <w:p w14:paraId="51D82F53" w14:textId="77777777" w:rsidR="00E203CC" w:rsidRPr="00E818E4" w:rsidRDefault="00E203CC" w:rsidP="00E203CC">
      <w:pPr>
        <w:pStyle w:val="ListParagraph"/>
        <w:numPr>
          <w:ilvl w:val="0"/>
          <w:numId w:val="14"/>
        </w:numPr>
      </w:pPr>
      <w:r w:rsidRPr="00E818E4">
        <w:t>Update the text in columns to the one specified. This is done in “</w:t>
      </w:r>
      <w:proofErr w:type="spellStart"/>
      <w:r w:rsidRPr="00E818E4">
        <w:t>updatePCO</w:t>
      </w:r>
      <w:proofErr w:type="spellEnd"/>
      <w:r w:rsidRPr="00E818E4">
        <w:t>”</w:t>
      </w:r>
    </w:p>
    <w:p w14:paraId="6D9C7437" w14:textId="77777777" w:rsidR="00E203CC" w:rsidRPr="00E818E4" w:rsidRDefault="00E203CC" w:rsidP="00E203CC">
      <w:pPr>
        <w:pStyle w:val="ListParagraph"/>
        <w:numPr>
          <w:ilvl w:val="0"/>
          <w:numId w:val="18"/>
        </w:numPr>
      </w:pPr>
      <w:r w:rsidRPr="00E818E4">
        <w:t xml:space="preserve">Change </w:t>
      </w:r>
      <w:proofErr w:type="spellStart"/>
      <w:r w:rsidRPr="00E818E4">
        <w:t>TypeB</w:t>
      </w:r>
      <w:proofErr w:type="spellEnd"/>
      <w:r w:rsidRPr="00E818E4">
        <w:t xml:space="preserve"> to PCO and </w:t>
      </w:r>
      <w:r>
        <w:t xml:space="preserve">ignore </w:t>
      </w:r>
      <w:proofErr w:type="spellStart"/>
      <w:r>
        <w:t>typeA</w:t>
      </w:r>
      <w:proofErr w:type="spellEnd"/>
    </w:p>
    <w:p w14:paraId="262365DB" w14:textId="77777777" w:rsidR="00E203CC" w:rsidRPr="00E818E4" w:rsidRDefault="00E203CC" w:rsidP="00E203CC">
      <w:pPr>
        <w:pStyle w:val="ListParagraph"/>
        <w:numPr>
          <w:ilvl w:val="0"/>
          <w:numId w:val="14"/>
        </w:numPr>
      </w:pPr>
      <w:r w:rsidRPr="00E818E4">
        <w:t>The Calendar OUTPUT is ready</w:t>
      </w:r>
    </w:p>
    <w:p w14:paraId="37075069" w14:textId="77777777" w:rsidR="00E203CC" w:rsidRPr="00E818E4" w:rsidRDefault="00E203CC" w:rsidP="00E203CC">
      <w:pPr>
        <w:pStyle w:val="Heading4"/>
      </w:pPr>
    </w:p>
    <w:p w14:paraId="2EA49B6C" w14:textId="77777777" w:rsidR="00E203CC" w:rsidRPr="00E818E4" w:rsidRDefault="00E203CC" w:rsidP="00E203CC">
      <w:pPr>
        <w:pStyle w:val="Heading4"/>
      </w:pPr>
      <w:r w:rsidRPr="00E818E4">
        <w:t>Batch Wise Summary</w:t>
      </w:r>
    </w:p>
    <w:p w14:paraId="7BEB3873" w14:textId="77777777" w:rsidR="00E203CC" w:rsidRPr="00E818E4" w:rsidRDefault="00E203CC" w:rsidP="00E203CC">
      <w:pPr>
        <w:rPr>
          <w:rFonts w:asciiTheme="minorHAnsi" w:hAnsiTheme="minorHAnsi"/>
        </w:rPr>
      </w:pPr>
      <w:r w:rsidRPr="00E818E4">
        <w:rPr>
          <w:rFonts w:asciiTheme="minorHAnsi" w:hAnsiTheme="minorHAnsi"/>
        </w:rPr>
        <w:t>This is how each batch moved between operations. Now it’s important to know the sequence of columns may not align perfectly. Here is an example</w:t>
      </w:r>
    </w:p>
    <w:p w14:paraId="09E19927" w14:textId="77777777" w:rsidR="00E203CC" w:rsidRPr="00E818E4" w:rsidRDefault="00E203CC" w:rsidP="00E203CC">
      <w:pPr>
        <w:rPr>
          <w:rFonts w:asciiTheme="minorHAnsi" w:hAnsiTheme="minorHAnsi"/>
        </w:rPr>
      </w:pPr>
      <w:r w:rsidRPr="00E818E4">
        <w:rPr>
          <w:rFonts w:asciiTheme="minorHAnsi" w:hAnsiTheme="minorHAnsi"/>
        </w:rPr>
        <w:t>Route1: Granulation – Mixing – Compression – filling …</w:t>
      </w:r>
    </w:p>
    <w:p w14:paraId="2EBD2CEF" w14:textId="77777777" w:rsidR="00E203CC" w:rsidRPr="00E818E4" w:rsidRDefault="00E203CC" w:rsidP="00E203CC">
      <w:pPr>
        <w:rPr>
          <w:rFonts w:asciiTheme="minorHAnsi" w:hAnsiTheme="minorHAnsi"/>
        </w:rPr>
      </w:pPr>
      <w:r w:rsidRPr="00E818E4">
        <w:rPr>
          <w:rFonts w:asciiTheme="minorHAnsi" w:hAnsiTheme="minorHAnsi"/>
        </w:rPr>
        <w:t>Route2: Mixing – Compression – 2nd Mixing – Coating …</w:t>
      </w:r>
    </w:p>
    <w:p w14:paraId="2A719668" w14:textId="77777777" w:rsidR="00E203CC" w:rsidRPr="00E818E4" w:rsidRDefault="00E203CC" w:rsidP="00E203CC">
      <w:pPr>
        <w:rPr>
          <w:rFonts w:asciiTheme="minorHAnsi" w:hAnsiTheme="minorHAnsi"/>
        </w:rPr>
      </w:pPr>
      <w:r w:rsidRPr="00E818E4">
        <w:rPr>
          <w:rFonts w:asciiTheme="minorHAnsi" w:hAnsiTheme="minorHAnsi"/>
        </w:rPr>
        <w:t>It’s difficult to represent in unified column sequence. The required order of columns is defined in variable “_order”</w:t>
      </w:r>
    </w:p>
    <w:p w14:paraId="62A3D57E" w14:textId="77777777" w:rsidR="00E203CC" w:rsidRPr="00E818E4" w:rsidRDefault="00E203CC" w:rsidP="00E203CC">
      <w:pPr>
        <w:rPr>
          <w:rFonts w:asciiTheme="minorHAnsi" w:hAnsiTheme="minorHAnsi"/>
        </w:rPr>
      </w:pPr>
    </w:p>
    <w:p w14:paraId="42422814" w14:textId="77777777" w:rsidR="00E203CC" w:rsidRPr="00E818E4" w:rsidRDefault="00E203CC" w:rsidP="00E203CC">
      <w:pPr>
        <w:rPr>
          <w:rFonts w:asciiTheme="minorHAnsi" w:hAnsiTheme="minorHAnsi"/>
        </w:rPr>
      </w:pPr>
      <w:r w:rsidRPr="00E818E4">
        <w:rPr>
          <w:rFonts w:asciiTheme="minorHAnsi" w:hAnsiTheme="minorHAnsi"/>
        </w:rPr>
        <w:t xml:space="preserve">Here we take the </w:t>
      </w:r>
      <w:proofErr w:type="spellStart"/>
      <w:r w:rsidRPr="00E818E4">
        <w:rPr>
          <w:rFonts w:asciiTheme="minorHAnsi" w:hAnsiTheme="minorHAnsi"/>
        </w:rPr>
        <w:t>dataframe</w:t>
      </w:r>
      <w:proofErr w:type="spellEnd"/>
      <w:r w:rsidRPr="00E818E4">
        <w:rPr>
          <w:rFonts w:asciiTheme="minorHAnsi" w:hAnsiTheme="minorHAnsi"/>
        </w:rPr>
        <w:t xml:space="preserve"> of paths and steps. Group and Pivot. Here is how the summary looks like</w:t>
      </w:r>
    </w:p>
    <w:p w14:paraId="7F0850EB" w14:textId="77777777" w:rsidR="00E203CC" w:rsidRPr="00E818E4" w:rsidRDefault="00E203CC" w:rsidP="00E203CC">
      <w:pPr>
        <w:rPr>
          <w:rFonts w:asciiTheme="minorHAnsi" w:hAnsiTheme="minorHAnsi"/>
        </w:rPr>
      </w:pPr>
      <w:r w:rsidRPr="00E818E4">
        <w:rPr>
          <w:rFonts w:asciiTheme="minorHAnsi" w:hAnsiTheme="minorHAnsi"/>
          <w:noProof/>
        </w:rPr>
        <w:drawing>
          <wp:inline distT="0" distB="0" distL="0" distR="0" wp14:anchorId="595E4581" wp14:editId="109D5177">
            <wp:extent cx="4132385" cy="1734502"/>
            <wp:effectExtent l="0" t="0" r="0" b="5715"/>
            <wp:docPr id="17232625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9056" name="Picture 1" descr="A screenshot of a spreadsheet&#10;&#10;AI-generated content may be incorrect."/>
                    <pic:cNvPicPr/>
                  </pic:nvPicPr>
                  <pic:blipFill>
                    <a:blip r:embed="rId13"/>
                    <a:stretch>
                      <a:fillRect/>
                    </a:stretch>
                  </pic:blipFill>
                  <pic:spPr>
                    <a:xfrm>
                      <a:off x="0" y="0"/>
                      <a:ext cx="4161249" cy="1746617"/>
                    </a:xfrm>
                    <a:prstGeom prst="rect">
                      <a:avLst/>
                    </a:prstGeom>
                  </pic:spPr>
                </pic:pic>
              </a:graphicData>
            </a:graphic>
          </wp:inline>
        </w:drawing>
      </w:r>
    </w:p>
    <w:p w14:paraId="7D153669" w14:textId="77777777" w:rsidR="00E203CC" w:rsidRDefault="00E203CC" w:rsidP="00E203CC">
      <w:pPr>
        <w:rPr>
          <w:rFonts w:asciiTheme="minorHAnsi" w:hAnsiTheme="minorHAnsi"/>
        </w:rPr>
      </w:pPr>
    </w:p>
    <w:p w14:paraId="31D561D7" w14:textId="77777777" w:rsidR="00E203CC" w:rsidRDefault="00E203CC" w:rsidP="00E203CC">
      <w:pPr>
        <w:rPr>
          <w:rFonts w:asciiTheme="minorHAnsi" w:hAnsiTheme="minorHAnsi"/>
        </w:rPr>
      </w:pPr>
      <w:r>
        <w:rPr>
          <w:rFonts w:asciiTheme="minorHAnsi" w:hAnsiTheme="minorHAnsi"/>
        </w:rPr>
        <w:t>Pivot the path and step parquet generated by scheduler</w:t>
      </w:r>
    </w:p>
    <w:p w14:paraId="62174D25" w14:textId="77777777" w:rsidR="00E203CC" w:rsidRDefault="00E203CC" w:rsidP="00E203CC">
      <w:pPr>
        <w:rPr>
          <w:rFonts w:asciiTheme="minorHAnsi" w:hAnsiTheme="minorHAnsi"/>
        </w:rPr>
      </w:pPr>
    </w:p>
    <w:p w14:paraId="32F76EB1" w14:textId="77777777" w:rsidR="00E203CC" w:rsidRPr="00E818E4" w:rsidRDefault="00E203CC" w:rsidP="00E203CC">
      <w:pPr>
        <w:rPr>
          <w:rFonts w:asciiTheme="minorHAnsi" w:hAnsiTheme="minorHAnsi"/>
        </w:rPr>
      </w:pPr>
      <w:r>
        <w:rPr>
          <w:rFonts w:asciiTheme="minorHAnsi" w:hAnsiTheme="minorHAnsi"/>
        </w:rPr>
        <w:t>Export the output as XLSX and apply conditional formatting</w:t>
      </w:r>
    </w:p>
    <w:p w14:paraId="0C6A0B09" w14:textId="046D866F" w:rsidR="00B718F2" w:rsidRPr="006A6EDF" w:rsidRDefault="00B718F2" w:rsidP="006A6EDF">
      <w:pPr>
        <w:ind w:left="426"/>
      </w:pPr>
    </w:p>
    <w:sectPr w:rsidR="00B718F2" w:rsidRPr="006A6EDF" w:rsidSect="002D647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602"/>
    <w:multiLevelType w:val="hybridMultilevel"/>
    <w:tmpl w:val="5C5C91D0"/>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7AB2CEE"/>
    <w:multiLevelType w:val="hybridMultilevel"/>
    <w:tmpl w:val="857C5BBC"/>
    <w:lvl w:ilvl="0" w:tplc="0809000F">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7F03E7"/>
    <w:multiLevelType w:val="hybridMultilevel"/>
    <w:tmpl w:val="AE660A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3078F5"/>
    <w:multiLevelType w:val="hybridMultilevel"/>
    <w:tmpl w:val="67CC6D46"/>
    <w:lvl w:ilvl="0" w:tplc="DFD45384">
      <w:start w:val="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4B17AA"/>
    <w:multiLevelType w:val="hybridMultilevel"/>
    <w:tmpl w:val="7B7A7A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A62BEA"/>
    <w:multiLevelType w:val="hybridMultilevel"/>
    <w:tmpl w:val="1A8CF0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023077"/>
    <w:multiLevelType w:val="hybridMultilevel"/>
    <w:tmpl w:val="F4446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476147"/>
    <w:multiLevelType w:val="hybridMultilevel"/>
    <w:tmpl w:val="936E6DB8"/>
    <w:lvl w:ilvl="0" w:tplc="DFD45384">
      <w:start w:val="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8040BF"/>
    <w:multiLevelType w:val="hybridMultilevel"/>
    <w:tmpl w:val="53D45E50"/>
    <w:lvl w:ilvl="0" w:tplc="2C96E3CC">
      <w:start w:val="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4E357C"/>
    <w:multiLevelType w:val="hybridMultilevel"/>
    <w:tmpl w:val="AE660A9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B91D60"/>
    <w:multiLevelType w:val="hybridMultilevel"/>
    <w:tmpl w:val="26FCF99C"/>
    <w:lvl w:ilvl="0" w:tplc="837A7D7A">
      <w:start w:val="5"/>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CCF4271"/>
    <w:multiLevelType w:val="hybridMultilevel"/>
    <w:tmpl w:val="4FB40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B61B95"/>
    <w:multiLevelType w:val="hybridMultilevel"/>
    <w:tmpl w:val="07BE6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2036A44"/>
    <w:multiLevelType w:val="hybridMultilevel"/>
    <w:tmpl w:val="3B7EBF3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DF4A54"/>
    <w:multiLevelType w:val="hybridMultilevel"/>
    <w:tmpl w:val="E8AA83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AC4DD8"/>
    <w:multiLevelType w:val="hybridMultilevel"/>
    <w:tmpl w:val="7658AC36"/>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3D2634"/>
    <w:multiLevelType w:val="hybridMultilevel"/>
    <w:tmpl w:val="EA36BE12"/>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22723C8"/>
    <w:multiLevelType w:val="hybridMultilevel"/>
    <w:tmpl w:val="AE660A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85186A"/>
    <w:multiLevelType w:val="hybridMultilevel"/>
    <w:tmpl w:val="7B7A7A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59302F"/>
    <w:multiLevelType w:val="hybridMultilevel"/>
    <w:tmpl w:val="B15212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A56E1F"/>
    <w:multiLevelType w:val="hybridMultilevel"/>
    <w:tmpl w:val="E092F132"/>
    <w:lvl w:ilvl="0" w:tplc="0809000F">
      <w:start w:val="1"/>
      <w:numFmt w:val="decimal"/>
      <w:lvlText w:val="%1."/>
      <w:lvlJc w:val="left"/>
      <w:pPr>
        <w:ind w:left="720" w:hanging="360"/>
      </w:pPr>
      <w:rPr>
        <w:rFonts w:hint="default"/>
      </w:rPr>
    </w:lvl>
    <w:lvl w:ilvl="1" w:tplc="08090019">
      <w:start w:val="1"/>
      <w:numFmt w:val="lowerLetter"/>
      <w:lvlText w:val="%2."/>
      <w:lvlJc w:val="left"/>
      <w:pPr>
        <w:ind w:left="644"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C1F017B"/>
    <w:multiLevelType w:val="hybridMultilevel"/>
    <w:tmpl w:val="DE061830"/>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E2231C5"/>
    <w:multiLevelType w:val="hybridMultilevel"/>
    <w:tmpl w:val="12FC89DE"/>
    <w:lvl w:ilvl="0" w:tplc="FFFFFFFF">
      <w:start w:val="1"/>
      <w:numFmt w:val="decimal"/>
      <w:lvlText w:val="%1."/>
      <w:lvlJc w:val="left"/>
      <w:pPr>
        <w:ind w:left="360" w:hanging="360"/>
      </w:pPr>
      <w:rPr>
        <w:rFonts w:hint="default"/>
      </w:rPr>
    </w:lvl>
    <w:lvl w:ilvl="1" w:tplc="08090017">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23732440">
    <w:abstractNumId w:val="11"/>
  </w:num>
  <w:num w:numId="2" w16cid:durableId="1712807588">
    <w:abstractNumId w:val="6"/>
  </w:num>
  <w:num w:numId="3" w16cid:durableId="960645804">
    <w:abstractNumId w:val="14"/>
  </w:num>
  <w:num w:numId="4" w16cid:durableId="186255879">
    <w:abstractNumId w:val="19"/>
  </w:num>
  <w:num w:numId="5" w16cid:durableId="1789615853">
    <w:abstractNumId w:val="3"/>
  </w:num>
  <w:num w:numId="6" w16cid:durableId="1084886105">
    <w:abstractNumId w:val="20"/>
  </w:num>
  <w:num w:numId="7" w16cid:durableId="1514421258">
    <w:abstractNumId w:val="5"/>
  </w:num>
  <w:num w:numId="8" w16cid:durableId="412820342">
    <w:abstractNumId w:val="8"/>
  </w:num>
  <w:num w:numId="9" w16cid:durableId="925845528">
    <w:abstractNumId w:val="12"/>
  </w:num>
  <w:num w:numId="10" w16cid:durableId="1460298335">
    <w:abstractNumId w:val="0"/>
  </w:num>
  <w:num w:numId="11" w16cid:durableId="1936671015">
    <w:abstractNumId w:val="1"/>
  </w:num>
  <w:num w:numId="12" w16cid:durableId="1567303598">
    <w:abstractNumId w:val="16"/>
  </w:num>
  <w:num w:numId="13" w16cid:durableId="707877504">
    <w:abstractNumId w:val="15"/>
  </w:num>
  <w:num w:numId="14" w16cid:durableId="1332372721">
    <w:abstractNumId w:val="7"/>
  </w:num>
  <w:num w:numId="15" w16cid:durableId="1720007741">
    <w:abstractNumId w:val="13"/>
  </w:num>
  <w:num w:numId="16" w16cid:durableId="943194377">
    <w:abstractNumId w:val="9"/>
  </w:num>
  <w:num w:numId="17" w16cid:durableId="2099672370">
    <w:abstractNumId w:val="4"/>
  </w:num>
  <w:num w:numId="18" w16cid:durableId="948202988">
    <w:abstractNumId w:val="10"/>
  </w:num>
  <w:num w:numId="19" w16cid:durableId="1751848874">
    <w:abstractNumId w:val="21"/>
  </w:num>
  <w:num w:numId="20" w16cid:durableId="1714846223">
    <w:abstractNumId w:val="17"/>
  </w:num>
  <w:num w:numId="21" w16cid:durableId="1316493107">
    <w:abstractNumId w:val="18"/>
  </w:num>
  <w:num w:numId="22" w16cid:durableId="285502553">
    <w:abstractNumId w:val="22"/>
  </w:num>
  <w:num w:numId="23" w16cid:durableId="15998699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ddhi Soman">
    <w15:presenceInfo w15:providerId="AD" w15:userId="S::riddhi@vectorconsulting.in::a9f1e03b-e53b-4cb8-95e7-f7faf5276b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DF"/>
    <w:rsid w:val="00000B18"/>
    <w:rsid w:val="000016CA"/>
    <w:rsid w:val="00002B18"/>
    <w:rsid w:val="0000452E"/>
    <w:rsid w:val="00005C55"/>
    <w:rsid w:val="000070D7"/>
    <w:rsid w:val="00011D04"/>
    <w:rsid w:val="0001235B"/>
    <w:rsid w:val="00013C83"/>
    <w:rsid w:val="00015558"/>
    <w:rsid w:val="00015D89"/>
    <w:rsid w:val="00016D4E"/>
    <w:rsid w:val="0001736A"/>
    <w:rsid w:val="00021B59"/>
    <w:rsid w:val="000241A4"/>
    <w:rsid w:val="000245B8"/>
    <w:rsid w:val="000255E3"/>
    <w:rsid w:val="000268F2"/>
    <w:rsid w:val="00026974"/>
    <w:rsid w:val="000307B0"/>
    <w:rsid w:val="00034C20"/>
    <w:rsid w:val="0003626D"/>
    <w:rsid w:val="00036E70"/>
    <w:rsid w:val="00041182"/>
    <w:rsid w:val="00041E91"/>
    <w:rsid w:val="00043258"/>
    <w:rsid w:val="00046616"/>
    <w:rsid w:val="0004766F"/>
    <w:rsid w:val="00047A0B"/>
    <w:rsid w:val="00050277"/>
    <w:rsid w:val="000502EF"/>
    <w:rsid w:val="00053E6F"/>
    <w:rsid w:val="00054C8C"/>
    <w:rsid w:val="00055111"/>
    <w:rsid w:val="00055A45"/>
    <w:rsid w:val="0006163C"/>
    <w:rsid w:val="00062089"/>
    <w:rsid w:val="00063B75"/>
    <w:rsid w:val="00064393"/>
    <w:rsid w:val="00064CD9"/>
    <w:rsid w:val="00065FBC"/>
    <w:rsid w:val="00067366"/>
    <w:rsid w:val="00070B39"/>
    <w:rsid w:val="00073532"/>
    <w:rsid w:val="000738E4"/>
    <w:rsid w:val="000743BF"/>
    <w:rsid w:val="00074AF6"/>
    <w:rsid w:val="00075853"/>
    <w:rsid w:val="00077405"/>
    <w:rsid w:val="00083C19"/>
    <w:rsid w:val="00084C74"/>
    <w:rsid w:val="0008601F"/>
    <w:rsid w:val="00086C8F"/>
    <w:rsid w:val="000873CF"/>
    <w:rsid w:val="00087A27"/>
    <w:rsid w:val="00087A37"/>
    <w:rsid w:val="00090813"/>
    <w:rsid w:val="00091B07"/>
    <w:rsid w:val="00091B4D"/>
    <w:rsid w:val="000928B4"/>
    <w:rsid w:val="00092F98"/>
    <w:rsid w:val="000936D9"/>
    <w:rsid w:val="00095C37"/>
    <w:rsid w:val="00095EE1"/>
    <w:rsid w:val="00097CA9"/>
    <w:rsid w:val="000A3B18"/>
    <w:rsid w:val="000A4A6C"/>
    <w:rsid w:val="000A578A"/>
    <w:rsid w:val="000A6134"/>
    <w:rsid w:val="000A7131"/>
    <w:rsid w:val="000B0CEF"/>
    <w:rsid w:val="000B341D"/>
    <w:rsid w:val="000B61A2"/>
    <w:rsid w:val="000B6B78"/>
    <w:rsid w:val="000C0C5B"/>
    <w:rsid w:val="000C6F41"/>
    <w:rsid w:val="000D216E"/>
    <w:rsid w:val="000D241E"/>
    <w:rsid w:val="000D3B9E"/>
    <w:rsid w:val="000E0090"/>
    <w:rsid w:val="000E3589"/>
    <w:rsid w:val="000E537F"/>
    <w:rsid w:val="000E5E95"/>
    <w:rsid w:val="000E746B"/>
    <w:rsid w:val="000F0FE9"/>
    <w:rsid w:val="000F42A4"/>
    <w:rsid w:val="000F4F9D"/>
    <w:rsid w:val="000F6C50"/>
    <w:rsid w:val="00103FA8"/>
    <w:rsid w:val="00107EFA"/>
    <w:rsid w:val="00113850"/>
    <w:rsid w:val="00116654"/>
    <w:rsid w:val="001174E9"/>
    <w:rsid w:val="001201BE"/>
    <w:rsid w:val="0012105B"/>
    <w:rsid w:val="00121E19"/>
    <w:rsid w:val="0013716F"/>
    <w:rsid w:val="001422E4"/>
    <w:rsid w:val="00145CCE"/>
    <w:rsid w:val="001466F0"/>
    <w:rsid w:val="00153E3E"/>
    <w:rsid w:val="00154673"/>
    <w:rsid w:val="001554C8"/>
    <w:rsid w:val="00155D0E"/>
    <w:rsid w:val="0016026E"/>
    <w:rsid w:val="00160B1D"/>
    <w:rsid w:val="001611CE"/>
    <w:rsid w:val="00162E1B"/>
    <w:rsid w:val="001641F0"/>
    <w:rsid w:val="00166219"/>
    <w:rsid w:val="00166D3E"/>
    <w:rsid w:val="00171004"/>
    <w:rsid w:val="0017308B"/>
    <w:rsid w:val="001754E3"/>
    <w:rsid w:val="00181839"/>
    <w:rsid w:val="00181E69"/>
    <w:rsid w:val="00186539"/>
    <w:rsid w:val="00187F2B"/>
    <w:rsid w:val="001913BB"/>
    <w:rsid w:val="00192A1D"/>
    <w:rsid w:val="00192BC4"/>
    <w:rsid w:val="00193034"/>
    <w:rsid w:val="00193A67"/>
    <w:rsid w:val="00193BB3"/>
    <w:rsid w:val="001A04DB"/>
    <w:rsid w:val="001A08E5"/>
    <w:rsid w:val="001A1911"/>
    <w:rsid w:val="001A348C"/>
    <w:rsid w:val="001A3A8F"/>
    <w:rsid w:val="001A3C48"/>
    <w:rsid w:val="001A4327"/>
    <w:rsid w:val="001A63DA"/>
    <w:rsid w:val="001B088A"/>
    <w:rsid w:val="001B3E5A"/>
    <w:rsid w:val="001B466E"/>
    <w:rsid w:val="001B496C"/>
    <w:rsid w:val="001B6B3A"/>
    <w:rsid w:val="001C033E"/>
    <w:rsid w:val="001C19FF"/>
    <w:rsid w:val="001C6BF5"/>
    <w:rsid w:val="001D0E3D"/>
    <w:rsid w:val="001D21C3"/>
    <w:rsid w:val="001D326D"/>
    <w:rsid w:val="001D5EC1"/>
    <w:rsid w:val="001D77A9"/>
    <w:rsid w:val="001E0A8A"/>
    <w:rsid w:val="001E1A0C"/>
    <w:rsid w:val="001E3228"/>
    <w:rsid w:val="001E6142"/>
    <w:rsid w:val="001E7C5B"/>
    <w:rsid w:val="001E7E99"/>
    <w:rsid w:val="001F178B"/>
    <w:rsid w:val="001F2B6C"/>
    <w:rsid w:val="001F4DB1"/>
    <w:rsid w:val="001F4FE1"/>
    <w:rsid w:val="0020294C"/>
    <w:rsid w:val="00203C87"/>
    <w:rsid w:val="002068E5"/>
    <w:rsid w:val="00207371"/>
    <w:rsid w:val="00207A55"/>
    <w:rsid w:val="00210DDB"/>
    <w:rsid w:val="00221963"/>
    <w:rsid w:val="002220F9"/>
    <w:rsid w:val="00227A46"/>
    <w:rsid w:val="0023090F"/>
    <w:rsid w:val="00233114"/>
    <w:rsid w:val="0023315C"/>
    <w:rsid w:val="0023629A"/>
    <w:rsid w:val="00241471"/>
    <w:rsid w:val="0024217C"/>
    <w:rsid w:val="002443E1"/>
    <w:rsid w:val="002502C0"/>
    <w:rsid w:val="0025036A"/>
    <w:rsid w:val="002510C7"/>
    <w:rsid w:val="0025114D"/>
    <w:rsid w:val="00252C76"/>
    <w:rsid w:val="00255F16"/>
    <w:rsid w:val="002568E9"/>
    <w:rsid w:val="00257EA6"/>
    <w:rsid w:val="00260596"/>
    <w:rsid w:val="00261AA0"/>
    <w:rsid w:val="00261C90"/>
    <w:rsid w:val="0026383A"/>
    <w:rsid w:val="0026460F"/>
    <w:rsid w:val="0026484F"/>
    <w:rsid w:val="00265F10"/>
    <w:rsid w:val="00275F5F"/>
    <w:rsid w:val="00276D86"/>
    <w:rsid w:val="00277302"/>
    <w:rsid w:val="00281A8B"/>
    <w:rsid w:val="00287A1B"/>
    <w:rsid w:val="00291BB0"/>
    <w:rsid w:val="00291D2A"/>
    <w:rsid w:val="00291F7F"/>
    <w:rsid w:val="002A60D9"/>
    <w:rsid w:val="002A7953"/>
    <w:rsid w:val="002B06E1"/>
    <w:rsid w:val="002B76F2"/>
    <w:rsid w:val="002C10DF"/>
    <w:rsid w:val="002C3C6D"/>
    <w:rsid w:val="002C43EE"/>
    <w:rsid w:val="002C63A6"/>
    <w:rsid w:val="002D49EA"/>
    <w:rsid w:val="002D4C15"/>
    <w:rsid w:val="002D647B"/>
    <w:rsid w:val="002D689F"/>
    <w:rsid w:val="002D69C8"/>
    <w:rsid w:val="002D7792"/>
    <w:rsid w:val="002D7FB9"/>
    <w:rsid w:val="002E41BD"/>
    <w:rsid w:val="003000A5"/>
    <w:rsid w:val="003002C2"/>
    <w:rsid w:val="0030111B"/>
    <w:rsid w:val="00301132"/>
    <w:rsid w:val="00305801"/>
    <w:rsid w:val="00306057"/>
    <w:rsid w:val="00311E5F"/>
    <w:rsid w:val="003156DE"/>
    <w:rsid w:val="00315C5B"/>
    <w:rsid w:val="0031665F"/>
    <w:rsid w:val="003169BA"/>
    <w:rsid w:val="00320B7B"/>
    <w:rsid w:val="003220FC"/>
    <w:rsid w:val="00323E97"/>
    <w:rsid w:val="00324BDD"/>
    <w:rsid w:val="0032762D"/>
    <w:rsid w:val="00330C0C"/>
    <w:rsid w:val="00332452"/>
    <w:rsid w:val="003328C0"/>
    <w:rsid w:val="003332FD"/>
    <w:rsid w:val="0033598A"/>
    <w:rsid w:val="0033737D"/>
    <w:rsid w:val="0033797B"/>
    <w:rsid w:val="00337A2C"/>
    <w:rsid w:val="00340432"/>
    <w:rsid w:val="003420B8"/>
    <w:rsid w:val="0035086A"/>
    <w:rsid w:val="00350AA2"/>
    <w:rsid w:val="00351BE5"/>
    <w:rsid w:val="00351F4C"/>
    <w:rsid w:val="003525D5"/>
    <w:rsid w:val="00355C77"/>
    <w:rsid w:val="00360FBB"/>
    <w:rsid w:val="003611AC"/>
    <w:rsid w:val="00363EB4"/>
    <w:rsid w:val="00363F69"/>
    <w:rsid w:val="00364E63"/>
    <w:rsid w:val="00365A10"/>
    <w:rsid w:val="00370502"/>
    <w:rsid w:val="0037156E"/>
    <w:rsid w:val="003725E3"/>
    <w:rsid w:val="00373049"/>
    <w:rsid w:val="00373EAF"/>
    <w:rsid w:val="00376156"/>
    <w:rsid w:val="00376ED9"/>
    <w:rsid w:val="0037736B"/>
    <w:rsid w:val="00381219"/>
    <w:rsid w:val="00384838"/>
    <w:rsid w:val="003879A9"/>
    <w:rsid w:val="0039008F"/>
    <w:rsid w:val="0039173F"/>
    <w:rsid w:val="0039215F"/>
    <w:rsid w:val="00394B85"/>
    <w:rsid w:val="00396F4D"/>
    <w:rsid w:val="003A13E9"/>
    <w:rsid w:val="003A3A12"/>
    <w:rsid w:val="003A3C95"/>
    <w:rsid w:val="003A3DC8"/>
    <w:rsid w:val="003A6103"/>
    <w:rsid w:val="003A669C"/>
    <w:rsid w:val="003A6D5A"/>
    <w:rsid w:val="003B07AB"/>
    <w:rsid w:val="003B0B0D"/>
    <w:rsid w:val="003B160E"/>
    <w:rsid w:val="003B1E98"/>
    <w:rsid w:val="003B4039"/>
    <w:rsid w:val="003B5D4C"/>
    <w:rsid w:val="003B7468"/>
    <w:rsid w:val="003C009A"/>
    <w:rsid w:val="003C1A7D"/>
    <w:rsid w:val="003C395C"/>
    <w:rsid w:val="003C4151"/>
    <w:rsid w:val="003C42F7"/>
    <w:rsid w:val="003C58C0"/>
    <w:rsid w:val="003C7438"/>
    <w:rsid w:val="003D650D"/>
    <w:rsid w:val="003E0C7B"/>
    <w:rsid w:val="003E65AE"/>
    <w:rsid w:val="003F2C9C"/>
    <w:rsid w:val="003F3A81"/>
    <w:rsid w:val="003F5F65"/>
    <w:rsid w:val="003F6BCD"/>
    <w:rsid w:val="003F741A"/>
    <w:rsid w:val="0040420F"/>
    <w:rsid w:val="00404311"/>
    <w:rsid w:val="004067C1"/>
    <w:rsid w:val="00406A60"/>
    <w:rsid w:val="00411217"/>
    <w:rsid w:val="00412E91"/>
    <w:rsid w:val="004136B0"/>
    <w:rsid w:val="00413DBD"/>
    <w:rsid w:val="00414A1E"/>
    <w:rsid w:val="0041568D"/>
    <w:rsid w:val="00416EF3"/>
    <w:rsid w:val="00417016"/>
    <w:rsid w:val="004174AC"/>
    <w:rsid w:val="0041781B"/>
    <w:rsid w:val="004210B4"/>
    <w:rsid w:val="004233B0"/>
    <w:rsid w:val="00423C04"/>
    <w:rsid w:val="00424528"/>
    <w:rsid w:val="00424941"/>
    <w:rsid w:val="00425177"/>
    <w:rsid w:val="00425B01"/>
    <w:rsid w:val="00426F57"/>
    <w:rsid w:val="004319D8"/>
    <w:rsid w:val="00432051"/>
    <w:rsid w:val="00434F96"/>
    <w:rsid w:val="00436E13"/>
    <w:rsid w:val="00440B2E"/>
    <w:rsid w:val="00444414"/>
    <w:rsid w:val="004447BA"/>
    <w:rsid w:val="00445232"/>
    <w:rsid w:val="004462BC"/>
    <w:rsid w:val="0044781A"/>
    <w:rsid w:val="004537C0"/>
    <w:rsid w:val="00456404"/>
    <w:rsid w:val="00456E93"/>
    <w:rsid w:val="0045767A"/>
    <w:rsid w:val="0045770D"/>
    <w:rsid w:val="00460296"/>
    <w:rsid w:val="00460F06"/>
    <w:rsid w:val="00460FCA"/>
    <w:rsid w:val="0046211B"/>
    <w:rsid w:val="004632FC"/>
    <w:rsid w:val="00465FEE"/>
    <w:rsid w:val="00466947"/>
    <w:rsid w:val="00467088"/>
    <w:rsid w:val="00470280"/>
    <w:rsid w:val="00470E69"/>
    <w:rsid w:val="0047191F"/>
    <w:rsid w:val="00473575"/>
    <w:rsid w:val="0047662D"/>
    <w:rsid w:val="00476B72"/>
    <w:rsid w:val="00476D3B"/>
    <w:rsid w:val="00477294"/>
    <w:rsid w:val="00477751"/>
    <w:rsid w:val="00487EFA"/>
    <w:rsid w:val="004948B9"/>
    <w:rsid w:val="00495AF0"/>
    <w:rsid w:val="004A2AB7"/>
    <w:rsid w:val="004A6E26"/>
    <w:rsid w:val="004B114E"/>
    <w:rsid w:val="004B2430"/>
    <w:rsid w:val="004B3278"/>
    <w:rsid w:val="004B4E61"/>
    <w:rsid w:val="004B52E2"/>
    <w:rsid w:val="004B6262"/>
    <w:rsid w:val="004C31BA"/>
    <w:rsid w:val="004C6FFD"/>
    <w:rsid w:val="004C7B92"/>
    <w:rsid w:val="004C7DF6"/>
    <w:rsid w:val="004D034F"/>
    <w:rsid w:val="004D1835"/>
    <w:rsid w:val="004D1D18"/>
    <w:rsid w:val="004D5A8C"/>
    <w:rsid w:val="004D5C52"/>
    <w:rsid w:val="004D7413"/>
    <w:rsid w:val="004D792A"/>
    <w:rsid w:val="004E4C62"/>
    <w:rsid w:val="004F062D"/>
    <w:rsid w:val="004F1D2E"/>
    <w:rsid w:val="004F42FE"/>
    <w:rsid w:val="004F5388"/>
    <w:rsid w:val="004F574C"/>
    <w:rsid w:val="004F7748"/>
    <w:rsid w:val="0050399C"/>
    <w:rsid w:val="0050566A"/>
    <w:rsid w:val="005071E2"/>
    <w:rsid w:val="0051052D"/>
    <w:rsid w:val="00515F8C"/>
    <w:rsid w:val="00517D18"/>
    <w:rsid w:val="005246C4"/>
    <w:rsid w:val="005251B7"/>
    <w:rsid w:val="00525876"/>
    <w:rsid w:val="00531E5E"/>
    <w:rsid w:val="00532853"/>
    <w:rsid w:val="005415AD"/>
    <w:rsid w:val="00541C0D"/>
    <w:rsid w:val="005451BF"/>
    <w:rsid w:val="0054695C"/>
    <w:rsid w:val="00546DFF"/>
    <w:rsid w:val="00547D4F"/>
    <w:rsid w:val="005506AD"/>
    <w:rsid w:val="00551890"/>
    <w:rsid w:val="00554A2C"/>
    <w:rsid w:val="00555123"/>
    <w:rsid w:val="00555A62"/>
    <w:rsid w:val="0055647A"/>
    <w:rsid w:val="00560859"/>
    <w:rsid w:val="00561471"/>
    <w:rsid w:val="005616AA"/>
    <w:rsid w:val="00565AB1"/>
    <w:rsid w:val="005700EB"/>
    <w:rsid w:val="005702D7"/>
    <w:rsid w:val="005707DB"/>
    <w:rsid w:val="00574C55"/>
    <w:rsid w:val="00575ADC"/>
    <w:rsid w:val="00576B69"/>
    <w:rsid w:val="00577897"/>
    <w:rsid w:val="00584BFA"/>
    <w:rsid w:val="00585244"/>
    <w:rsid w:val="00585E81"/>
    <w:rsid w:val="00587CF3"/>
    <w:rsid w:val="00590EA1"/>
    <w:rsid w:val="0059212E"/>
    <w:rsid w:val="00595F14"/>
    <w:rsid w:val="005A1D06"/>
    <w:rsid w:val="005A268A"/>
    <w:rsid w:val="005A72CF"/>
    <w:rsid w:val="005B0377"/>
    <w:rsid w:val="005B0DA5"/>
    <w:rsid w:val="005B1F71"/>
    <w:rsid w:val="005B2B99"/>
    <w:rsid w:val="005B61CC"/>
    <w:rsid w:val="005C3EB6"/>
    <w:rsid w:val="005C4355"/>
    <w:rsid w:val="005C4F92"/>
    <w:rsid w:val="005C6E83"/>
    <w:rsid w:val="005D230B"/>
    <w:rsid w:val="005D41FA"/>
    <w:rsid w:val="005E0E7D"/>
    <w:rsid w:val="005E1D15"/>
    <w:rsid w:val="005E1F9A"/>
    <w:rsid w:val="005E2181"/>
    <w:rsid w:val="005E231A"/>
    <w:rsid w:val="005E3DA6"/>
    <w:rsid w:val="005E47AF"/>
    <w:rsid w:val="005E7964"/>
    <w:rsid w:val="005F2E5B"/>
    <w:rsid w:val="00603383"/>
    <w:rsid w:val="00603A7E"/>
    <w:rsid w:val="00604EAC"/>
    <w:rsid w:val="00604F51"/>
    <w:rsid w:val="0061330B"/>
    <w:rsid w:val="00613F7A"/>
    <w:rsid w:val="00615A42"/>
    <w:rsid w:val="00617268"/>
    <w:rsid w:val="00617625"/>
    <w:rsid w:val="006209DE"/>
    <w:rsid w:val="00620F7F"/>
    <w:rsid w:val="006217BF"/>
    <w:rsid w:val="00621D0C"/>
    <w:rsid w:val="00621F47"/>
    <w:rsid w:val="00622007"/>
    <w:rsid w:val="0062383A"/>
    <w:rsid w:val="006258F3"/>
    <w:rsid w:val="006276D9"/>
    <w:rsid w:val="00627F48"/>
    <w:rsid w:val="0063571C"/>
    <w:rsid w:val="00636BEE"/>
    <w:rsid w:val="006375D4"/>
    <w:rsid w:val="006416E8"/>
    <w:rsid w:val="00643230"/>
    <w:rsid w:val="00647E41"/>
    <w:rsid w:val="0064E28C"/>
    <w:rsid w:val="006504CD"/>
    <w:rsid w:val="006558C5"/>
    <w:rsid w:val="006566B9"/>
    <w:rsid w:val="006616E0"/>
    <w:rsid w:val="0066226C"/>
    <w:rsid w:val="00663AC3"/>
    <w:rsid w:val="0067169F"/>
    <w:rsid w:val="006718C1"/>
    <w:rsid w:val="0067314F"/>
    <w:rsid w:val="0067455C"/>
    <w:rsid w:val="00675668"/>
    <w:rsid w:val="006759E9"/>
    <w:rsid w:val="00676293"/>
    <w:rsid w:val="006845B8"/>
    <w:rsid w:val="0068657B"/>
    <w:rsid w:val="00692938"/>
    <w:rsid w:val="00692A9A"/>
    <w:rsid w:val="0069578D"/>
    <w:rsid w:val="00695874"/>
    <w:rsid w:val="006A0A69"/>
    <w:rsid w:val="006A1802"/>
    <w:rsid w:val="006A24D5"/>
    <w:rsid w:val="006A3C76"/>
    <w:rsid w:val="006A6BF6"/>
    <w:rsid w:val="006A6EDF"/>
    <w:rsid w:val="006A7021"/>
    <w:rsid w:val="006A7297"/>
    <w:rsid w:val="006B1846"/>
    <w:rsid w:val="006B3879"/>
    <w:rsid w:val="006B5BF2"/>
    <w:rsid w:val="006B5CD1"/>
    <w:rsid w:val="006B6ED9"/>
    <w:rsid w:val="006B7560"/>
    <w:rsid w:val="006C43E0"/>
    <w:rsid w:val="006C494E"/>
    <w:rsid w:val="006D0735"/>
    <w:rsid w:val="006D16DF"/>
    <w:rsid w:val="006E0633"/>
    <w:rsid w:val="006E1679"/>
    <w:rsid w:val="006E3C0D"/>
    <w:rsid w:val="006E4800"/>
    <w:rsid w:val="006E544E"/>
    <w:rsid w:val="006E6F05"/>
    <w:rsid w:val="006F1B4E"/>
    <w:rsid w:val="006F4582"/>
    <w:rsid w:val="006F4A1E"/>
    <w:rsid w:val="006F578D"/>
    <w:rsid w:val="006F7605"/>
    <w:rsid w:val="007019CB"/>
    <w:rsid w:val="00701FF4"/>
    <w:rsid w:val="00702C97"/>
    <w:rsid w:val="00706B5C"/>
    <w:rsid w:val="00710C44"/>
    <w:rsid w:val="00711DE3"/>
    <w:rsid w:val="00712E26"/>
    <w:rsid w:val="00714341"/>
    <w:rsid w:val="00714C46"/>
    <w:rsid w:val="00715F4A"/>
    <w:rsid w:val="0072171C"/>
    <w:rsid w:val="00726CA0"/>
    <w:rsid w:val="00735E06"/>
    <w:rsid w:val="00737B63"/>
    <w:rsid w:val="007402A7"/>
    <w:rsid w:val="00742F05"/>
    <w:rsid w:val="007507A2"/>
    <w:rsid w:val="0075436B"/>
    <w:rsid w:val="00755339"/>
    <w:rsid w:val="00755389"/>
    <w:rsid w:val="00755D15"/>
    <w:rsid w:val="00756234"/>
    <w:rsid w:val="00762A17"/>
    <w:rsid w:val="00763079"/>
    <w:rsid w:val="007639CE"/>
    <w:rsid w:val="007674BC"/>
    <w:rsid w:val="00767614"/>
    <w:rsid w:val="0076777C"/>
    <w:rsid w:val="00774BC5"/>
    <w:rsid w:val="00774DBE"/>
    <w:rsid w:val="00777294"/>
    <w:rsid w:val="007817C0"/>
    <w:rsid w:val="00785E6B"/>
    <w:rsid w:val="00785FAF"/>
    <w:rsid w:val="00787275"/>
    <w:rsid w:val="00790389"/>
    <w:rsid w:val="00790A05"/>
    <w:rsid w:val="00790A20"/>
    <w:rsid w:val="00791231"/>
    <w:rsid w:val="00791969"/>
    <w:rsid w:val="0079257D"/>
    <w:rsid w:val="0079449E"/>
    <w:rsid w:val="00795BB0"/>
    <w:rsid w:val="00795CCC"/>
    <w:rsid w:val="00796D7D"/>
    <w:rsid w:val="007A0926"/>
    <w:rsid w:val="007A136D"/>
    <w:rsid w:val="007A6BE8"/>
    <w:rsid w:val="007B22C3"/>
    <w:rsid w:val="007B4610"/>
    <w:rsid w:val="007C1703"/>
    <w:rsid w:val="007C561D"/>
    <w:rsid w:val="007C5668"/>
    <w:rsid w:val="007C6BBA"/>
    <w:rsid w:val="007C7915"/>
    <w:rsid w:val="007D12F4"/>
    <w:rsid w:val="007D6A8E"/>
    <w:rsid w:val="007E0208"/>
    <w:rsid w:val="007E7185"/>
    <w:rsid w:val="007F1A8F"/>
    <w:rsid w:val="007F3FC3"/>
    <w:rsid w:val="007F41E6"/>
    <w:rsid w:val="007F4C5E"/>
    <w:rsid w:val="007F7C7F"/>
    <w:rsid w:val="008008DA"/>
    <w:rsid w:val="008062BA"/>
    <w:rsid w:val="00807483"/>
    <w:rsid w:val="00810FAF"/>
    <w:rsid w:val="00812F76"/>
    <w:rsid w:val="00817323"/>
    <w:rsid w:val="00822706"/>
    <w:rsid w:val="00822DB9"/>
    <w:rsid w:val="00823D33"/>
    <w:rsid w:val="008245B8"/>
    <w:rsid w:val="00824668"/>
    <w:rsid w:val="00824792"/>
    <w:rsid w:val="00825CF9"/>
    <w:rsid w:val="008317C4"/>
    <w:rsid w:val="00831D9C"/>
    <w:rsid w:val="00831FEE"/>
    <w:rsid w:val="0083311A"/>
    <w:rsid w:val="008334A7"/>
    <w:rsid w:val="00836374"/>
    <w:rsid w:val="00841192"/>
    <w:rsid w:val="00842E77"/>
    <w:rsid w:val="008538B4"/>
    <w:rsid w:val="00854451"/>
    <w:rsid w:val="00854DC1"/>
    <w:rsid w:val="0086152D"/>
    <w:rsid w:val="00865F1B"/>
    <w:rsid w:val="00866FE7"/>
    <w:rsid w:val="00875D16"/>
    <w:rsid w:val="00884E9B"/>
    <w:rsid w:val="008877BE"/>
    <w:rsid w:val="00891389"/>
    <w:rsid w:val="008A1B2E"/>
    <w:rsid w:val="008A6D54"/>
    <w:rsid w:val="008B1479"/>
    <w:rsid w:val="008B1853"/>
    <w:rsid w:val="008B7DBE"/>
    <w:rsid w:val="008C0487"/>
    <w:rsid w:val="008C0DA5"/>
    <w:rsid w:val="008C3D06"/>
    <w:rsid w:val="008C3FF7"/>
    <w:rsid w:val="008C6489"/>
    <w:rsid w:val="008D4907"/>
    <w:rsid w:val="008D5482"/>
    <w:rsid w:val="008D673D"/>
    <w:rsid w:val="008D7461"/>
    <w:rsid w:val="008E23A3"/>
    <w:rsid w:val="008E2DDB"/>
    <w:rsid w:val="008E4777"/>
    <w:rsid w:val="008E587F"/>
    <w:rsid w:val="008E76E1"/>
    <w:rsid w:val="008E785B"/>
    <w:rsid w:val="008E7F61"/>
    <w:rsid w:val="008F0591"/>
    <w:rsid w:val="008F1DC7"/>
    <w:rsid w:val="008F29FE"/>
    <w:rsid w:val="008F2FB7"/>
    <w:rsid w:val="009064ED"/>
    <w:rsid w:val="0091057A"/>
    <w:rsid w:val="009136B2"/>
    <w:rsid w:val="009146C7"/>
    <w:rsid w:val="0091780E"/>
    <w:rsid w:val="00917D7E"/>
    <w:rsid w:val="009254AA"/>
    <w:rsid w:val="009256A0"/>
    <w:rsid w:val="009265DB"/>
    <w:rsid w:val="00927992"/>
    <w:rsid w:val="009300BF"/>
    <w:rsid w:val="0093027B"/>
    <w:rsid w:val="00933365"/>
    <w:rsid w:val="009364CA"/>
    <w:rsid w:val="00944639"/>
    <w:rsid w:val="00950723"/>
    <w:rsid w:val="00953691"/>
    <w:rsid w:val="0095572B"/>
    <w:rsid w:val="00962405"/>
    <w:rsid w:val="00964915"/>
    <w:rsid w:val="00964E23"/>
    <w:rsid w:val="009722B0"/>
    <w:rsid w:val="00972870"/>
    <w:rsid w:val="0097683D"/>
    <w:rsid w:val="009840B9"/>
    <w:rsid w:val="00985046"/>
    <w:rsid w:val="0098783D"/>
    <w:rsid w:val="00987E57"/>
    <w:rsid w:val="009904A9"/>
    <w:rsid w:val="00991E51"/>
    <w:rsid w:val="009920B4"/>
    <w:rsid w:val="00992F96"/>
    <w:rsid w:val="009937C1"/>
    <w:rsid w:val="00994CF0"/>
    <w:rsid w:val="009A3454"/>
    <w:rsid w:val="009A4E12"/>
    <w:rsid w:val="009A563E"/>
    <w:rsid w:val="009A6F03"/>
    <w:rsid w:val="009A75CF"/>
    <w:rsid w:val="009B0FE2"/>
    <w:rsid w:val="009B12A6"/>
    <w:rsid w:val="009C0B90"/>
    <w:rsid w:val="009C1F9A"/>
    <w:rsid w:val="009C2747"/>
    <w:rsid w:val="009C3C52"/>
    <w:rsid w:val="009C7E62"/>
    <w:rsid w:val="009C7F28"/>
    <w:rsid w:val="009D2292"/>
    <w:rsid w:val="009D244B"/>
    <w:rsid w:val="009D3E5F"/>
    <w:rsid w:val="009D639D"/>
    <w:rsid w:val="009D6931"/>
    <w:rsid w:val="009E4462"/>
    <w:rsid w:val="009E4C1A"/>
    <w:rsid w:val="009E6B73"/>
    <w:rsid w:val="009E6BC8"/>
    <w:rsid w:val="009F0805"/>
    <w:rsid w:val="009F3D11"/>
    <w:rsid w:val="00A029E1"/>
    <w:rsid w:val="00A042BB"/>
    <w:rsid w:val="00A10CF8"/>
    <w:rsid w:val="00A12974"/>
    <w:rsid w:val="00A13FDC"/>
    <w:rsid w:val="00A15515"/>
    <w:rsid w:val="00A15EB1"/>
    <w:rsid w:val="00A21E59"/>
    <w:rsid w:val="00A221B3"/>
    <w:rsid w:val="00A2258A"/>
    <w:rsid w:val="00A2756C"/>
    <w:rsid w:val="00A304B1"/>
    <w:rsid w:val="00A31D7F"/>
    <w:rsid w:val="00A3361B"/>
    <w:rsid w:val="00A34553"/>
    <w:rsid w:val="00A40A0B"/>
    <w:rsid w:val="00A43BC3"/>
    <w:rsid w:val="00A43CE2"/>
    <w:rsid w:val="00A446C2"/>
    <w:rsid w:val="00A45083"/>
    <w:rsid w:val="00A45A50"/>
    <w:rsid w:val="00A46FEA"/>
    <w:rsid w:val="00A50190"/>
    <w:rsid w:val="00A52954"/>
    <w:rsid w:val="00A54A20"/>
    <w:rsid w:val="00A5564D"/>
    <w:rsid w:val="00A559C8"/>
    <w:rsid w:val="00A5679B"/>
    <w:rsid w:val="00A63AFF"/>
    <w:rsid w:val="00A63F1C"/>
    <w:rsid w:val="00A64F78"/>
    <w:rsid w:val="00A661FD"/>
    <w:rsid w:val="00A7146B"/>
    <w:rsid w:val="00A73174"/>
    <w:rsid w:val="00A73BDD"/>
    <w:rsid w:val="00A750BB"/>
    <w:rsid w:val="00A75A81"/>
    <w:rsid w:val="00A76AC2"/>
    <w:rsid w:val="00A81E86"/>
    <w:rsid w:val="00A828FF"/>
    <w:rsid w:val="00A87E5A"/>
    <w:rsid w:val="00A90F7A"/>
    <w:rsid w:val="00A92FA6"/>
    <w:rsid w:val="00A93AE2"/>
    <w:rsid w:val="00A95CAE"/>
    <w:rsid w:val="00A960B0"/>
    <w:rsid w:val="00A96ED1"/>
    <w:rsid w:val="00A9750F"/>
    <w:rsid w:val="00A97D39"/>
    <w:rsid w:val="00AA06FF"/>
    <w:rsid w:val="00AA1934"/>
    <w:rsid w:val="00AA2577"/>
    <w:rsid w:val="00AA27E8"/>
    <w:rsid w:val="00AA3EC1"/>
    <w:rsid w:val="00AA6349"/>
    <w:rsid w:val="00AA6654"/>
    <w:rsid w:val="00AA6679"/>
    <w:rsid w:val="00AB0534"/>
    <w:rsid w:val="00AB4690"/>
    <w:rsid w:val="00AB4F11"/>
    <w:rsid w:val="00AB5EF4"/>
    <w:rsid w:val="00AB78A4"/>
    <w:rsid w:val="00AC12E4"/>
    <w:rsid w:val="00AC2AF7"/>
    <w:rsid w:val="00AC3652"/>
    <w:rsid w:val="00AC5C8B"/>
    <w:rsid w:val="00AC7FE3"/>
    <w:rsid w:val="00AD0594"/>
    <w:rsid w:val="00AD0644"/>
    <w:rsid w:val="00AD2C27"/>
    <w:rsid w:val="00AD641B"/>
    <w:rsid w:val="00AD704F"/>
    <w:rsid w:val="00AD7F28"/>
    <w:rsid w:val="00AE2780"/>
    <w:rsid w:val="00AE5551"/>
    <w:rsid w:val="00AE7940"/>
    <w:rsid w:val="00AF3507"/>
    <w:rsid w:val="00AF59A3"/>
    <w:rsid w:val="00AF79CA"/>
    <w:rsid w:val="00B011C5"/>
    <w:rsid w:val="00B021E3"/>
    <w:rsid w:val="00B045CB"/>
    <w:rsid w:val="00B05E14"/>
    <w:rsid w:val="00B1488D"/>
    <w:rsid w:val="00B15C45"/>
    <w:rsid w:val="00B217B2"/>
    <w:rsid w:val="00B22361"/>
    <w:rsid w:val="00B26051"/>
    <w:rsid w:val="00B2637B"/>
    <w:rsid w:val="00B278E0"/>
    <w:rsid w:val="00B30826"/>
    <w:rsid w:val="00B357F1"/>
    <w:rsid w:val="00B41239"/>
    <w:rsid w:val="00B42C43"/>
    <w:rsid w:val="00B43A6C"/>
    <w:rsid w:val="00B47674"/>
    <w:rsid w:val="00B51082"/>
    <w:rsid w:val="00B605D6"/>
    <w:rsid w:val="00B61287"/>
    <w:rsid w:val="00B709E2"/>
    <w:rsid w:val="00B7109A"/>
    <w:rsid w:val="00B718F2"/>
    <w:rsid w:val="00B72684"/>
    <w:rsid w:val="00B728A1"/>
    <w:rsid w:val="00B76826"/>
    <w:rsid w:val="00B769C1"/>
    <w:rsid w:val="00B7767E"/>
    <w:rsid w:val="00B801BB"/>
    <w:rsid w:val="00B80C96"/>
    <w:rsid w:val="00B82807"/>
    <w:rsid w:val="00B8390C"/>
    <w:rsid w:val="00B9019C"/>
    <w:rsid w:val="00B978C2"/>
    <w:rsid w:val="00BA0519"/>
    <w:rsid w:val="00BA0ACD"/>
    <w:rsid w:val="00BA0FEC"/>
    <w:rsid w:val="00BA2A8D"/>
    <w:rsid w:val="00BA5F00"/>
    <w:rsid w:val="00BA7952"/>
    <w:rsid w:val="00BB2CDB"/>
    <w:rsid w:val="00BB3B6F"/>
    <w:rsid w:val="00BB4FF7"/>
    <w:rsid w:val="00BB5783"/>
    <w:rsid w:val="00BB5D15"/>
    <w:rsid w:val="00BB6F16"/>
    <w:rsid w:val="00BC3161"/>
    <w:rsid w:val="00BC5133"/>
    <w:rsid w:val="00BC70BB"/>
    <w:rsid w:val="00BC79C0"/>
    <w:rsid w:val="00BD1103"/>
    <w:rsid w:val="00BD4E8B"/>
    <w:rsid w:val="00BD5065"/>
    <w:rsid w:val="00BD5D94"/>
    <w:rsid w:val="00BE235A"/>
    <w:rsid w:val="00BE2ABF"/>
    <w:rsid w:val="00BE47FA"/>
    <w:rsid w:val="00BF129C"/>
    <w:rsid w:val="00BF20C0"/>
    <w:rsid w:val="00BF6433"/>
    <w:rsid w:val="00BF78EF"/>
    <w:rsid w:val="00C0065A"/>
    <w:rsid w:val="00C01685"/>
    <w:rsid w:val="00C04B96"/>
    <w:rsid w:val="00C1019E"/>
    <w:rsid w:val="00C14C75"/>
    <w:rsid w:val="00C1502C"/>
    <w:rsid w:val="00C1533F"/>
    <w:rsid w:val="00C15E10"/>
    <w:rsid w:val="00C16779"/>
    <w:rsid w:val="00C17F7B"/>
    <w:rsid w:val="00C2021C"/>
    <w:rsid w:val="00C26045"/>
    <w:rsid w:val="00C327D8"/>
    <w:rsid w:val="00C329BA"/>
    <w:rsid w:val="00C32C5F"/>
    <w:rsid w:val="00C3310E"/>
    <w:rsid w:val="00C33F70"/>
    <w:rsid w:val="00C361FA"/>
    <w:rsid w:val="00C36B6C"/>
    <w:rsid w:val="00C36DFD"/>
    <w:rsid w:val="00C40EEE"/>
    <w:rsid w:val="00C410BB"/>
    <w:rsid w:val="00C41947"/>
    <w:rsid w:val="00C4307D"/>
    <w:rsid w:val="00C46537"/>
    <w:rsid w:val="00C46EC2"/>
    <w:rsid w:val="00C50E5D"/>
    <w:rsid w:val="00C51868"/>
    <w:rsid w:val="00C52EAF"/>
    <w:rsid w:val="00C56ECB"/>
    <w:rsid w:val="00C57653"/>
    <w:rsid w:val="00C64321"/>
    <w:rsid w:val="00C6531C"/>
    <w:rsid w:val="00C70968"/>
    <w:rsid w:val="00C7096D"/>
    <w:rsid w:val="00C71205"/>
    <w:rsid w:val="00C71556"/>
    <w:rsid w:val="00C72FCD"/>
    <w:rsid w:val="00C73619"/>
    <w:rsid w:val="00C73DE3"/>
    <w:rsid w:val="00C748D9"/>
    <w:rsid w:val="00C75F29"/>
    <w:rsid w:val="00C76754"/>
    <w:rsid w:val="00C805D6"/>
    <w:rsid w:val="00C8336C"/>
    <w:rsid w:val="00C8487C"/>
    <w:rsid w:val="00C91651"/>
    <w:rsid w:val="00C92DCA"/>
    <w:rsid w:val="00C93FB6"/>
    <w:rsid w:val="00C97E66"/>
    <w:rsid w:val="00CA2601"/>
    <w:rsid w:val="00CA378D"/>
    <w:rsid w:val="00CA3A0B"/>
    <w:rsid w:val="00CA3FD3"/>
    <w:rsid w:val="00CA5720"/>
    <w:rsid w:val="00CA67BE"/>
    <w:rsid w:val="00CA77FD"/>
    <w:rsid w:val="00CB0556"/>
    <w:rsid w:val="00CB1742"/>
    <w:rsid w:val="00CB2A1D"/>
    <w:rsid w:val="00CB34FF"/>
    <w:rsid w:val="00CB36EA"/>
    <w:rsid w:val="00CB51A9"/>
    <w:rsid w:val="00CB7D27"/>
    <w:rsid w:val="00CC0520"/>
    <w:rsid w:val="00CC0CCE"/>
    <w:rsid w:val="00CC154E"/>
    <w:rsid w:val="00CC23BD"/>
    <w:rsid w:val="00CC2D2B"/>
    <w:rsid w:val="00CC4880"/>
    <w:rsid w:val="00CC686A"/>
    <w:rsid w:val="00CC69FF"/>
    <w:rsid w:val="00CC6EB1"/>
    <w:rsid w:val="00CC7893"/>
    <w:rsid w:val="00CD25DF"/>
    <w:rsid w:val="00CD5633"/>
    <w:rsid w:val="00CD6CDE"/>
    <w:rsid w:val="00CD7C41"/>
    <w:rsid w:val="00CE2B50"/>
    <w:rsid w:val="00CE3FF7"/>
    <w:rsid w:val="00CE65F1"/>
    <w:rsid w:val="00CE6DA5"/>
    <w:rsid w:val="00CF1636"/>
    <w:rsid w:val="00CF1A0E"/>
    <w:rsid w:val="00CF4F1C"/>
    <w:rsid w:val="00D00448"/>
    <w:rsid w:val="00D07921"/>
    <w:rsid w:val="00D100B8"/>
    <w:rsid w:val="00D139D1"/>
    <w:rsid w:val="00D14CF9"/>
    <w:rsid w:val="00D206DC"/>
    <w:rsid w:val="00D20774"/>
    <w:rsid w:val="00D21173"/>
    <w:rsid w:val="00D21186"/>
    <w:rsid w:val="00D228DF"/>
    <w:rsid w:val="00D23674"/>
    <w:rsid w:val="00D24036"/>
    <w:rsid w:val="00D25127"/>
    <w:rsid w:val="00D3069A"/>
    <w:rsid w:val="00D32F87"/>
    <w:rsid w:val="00D37F0B"/>
    <w:rsid w:val="00D4220F"/>
    <w:rsid w:val="00D43AF7"/>
    <w:rsid w:val="00D44343"/>
    <w:rsid w:val="00D456AE"/>
    <w:rsid w:val="00D459E2"/>
    <w:rsid w:val="00D47021"/>
    <w:rsid w:val="00D47A24"/>
    <w:rsid w:val="00D50936"/>
    <w:rsid w:val="00D51DE9"/>
    <w:rsid w:val="00D53F45"/>
    <w:rsid w:val="00D549D8"/>
    <w:rsid w:val="00D5639B"/>
    <w:rsid w:val="00D70BFF"/>
    <w:rsid w:val="00D7190E"/>
    <w:rsid w:val="00D71C4B"/>
    <w:rsid w:val="00D76759"/>
    <w:rsid w:val="00D83F25"/>
    <w:rsid w:val="00D844B3"/>
    <w:rsid w:val="00D866C9"/>
    <w:rsid w:val="00D902CE"/>
    <w:rsid w:val="00D926B3"/>
    <w:rsid w:val="00D94FE2"/>
    <w:rsid w:val="00D97336"/>
    <w:rsid w:val="00D97E59"/>
    <w:rsid w:val="00DA170C"/>
    <w:rsid w:val="00DA2E8A"/>
    <w:rsid w:val="00DA38E7"/>
    <w:rsid w:val="00DA4F51"/>
    <w:rsid w:val="00DA63FA"/>
    <w:rsid w:val="00DA6E4E"/>
    <w:rsid w:val="00DA7815"/>
    <w:rsid w:val="00DB105C"/>
    <w:rsid w:val="00DC1210"/>
    <w:rsid w:val="00DC3FD5"/>
    <w:rsid w:val="00DC4C17"/>
    <w:rsid w:val="00DC4CAC"/>
    <w:rsid w:val="00DC5106"/>
    <w:rsid w:val="00DC54D7"/>
    <w:rsid w:val="00DC5810"/>
    <w:rsid w:val="00DC68FD"/>
    <w:rsid w:val="00DC71A3"/>
    <w:rsid w:val="00DD0F80"/>
    <w:rsid w:val="00DD3777"/>
    <w:rsid w:val="00DD5049"/>
    <w:rsid w:val="00DD701F"/>
    <w:rsid w:val="00DE3D21"/>
    <w:rsid w:val="00DE3E18"/>
    <w:rsid w:val="00DE7920"/>
    <w:rsid w:val="00DF0614"/>
    <w:rsid w:val="00DF0EDB"/>
    <w:rsid w:val="00DF3C9F"/>
    <w:rsid w:val="00DF6F7D"/>
    <w:rsid w:val="00E004C4"/>
    <w:rsid w:val="00E03102"/>
    <w:rsid w:val="00E0457D"/>
    <w:rsid w:val="00E04E67"/>
    <w:rsid w:val="00E057C3"/>
    <w:rsid w:val="00E05A47"/>
    <w:rsid w:val="00E06B24"/>
    <w:rsid w:val="00E0731F"/>
    <w:rsid w:val="00E07AA4"/>
    <w:rsid w:val="00E10845"/>
    <w:rsid w:val="00E14596"/>
    <w:rsid w:val="00E202CB"/>
    <w:rsid w:val="00E203CC"/>
    <w:rsid w:val="00E218CD"/>
    <w:rsid w:val="00E25654"/>
    <w:rsid w:val="00E2588C"/>
    <w:rsid w:val="00E263A0"/>
    <w:rsid w:val="00E26CA4"/>
    <w:rsid w:val="00E3063C"/>
    <w:rsid w:val="00E318FD"/>
    <w:rsid w:val="00E3211B"/>
    <w:rsid w:val="00E34DF0"/>
    <w:rsid w:val="00E372C5"/>
    <w:rsid w:val="00E37830"/>
    <w:rsid w:val="00E37A99"/>
    <w:rsid w:val="00E401C7"/>
    <w:rsid w:val="00E43FFC"/>
    <w:rsid w:val="00E5029A"/>
    <w:rsid w:val="00E52021"/>
    <w:rsid w:val="00E55307"/>
    <w:rsid w:val="00E563C3"/>
    <w:rsid w:val="00E56A5C"/>
    <w:rsid w:val="00E601EB"/>
    <w:rsid w:val="00E61912"/>
    <w:rsid w:val="00E62BCD"/>
    <w:rsid w:val="00E62EE6"/>
    <w:rsid w:val="00E632EA"/>
    <w:rsid w:val="00E63675"/>
    <w:rsid w:val="00E6448D"/>
    <w:rsid w:val="00E66274"/>
    <w:rsid w:val="00E73B28"/>
    <w:rsid w:val="00E75DBE"/>
    <w:rsid w:val="00E80B22"/>
    <w:rsid w:val="00E818E4"/>
    <w:rsid w:val="00E81A86"/>
    <w:rsid w:val="00E84140"/>
    <w:rsid w:val="00E84FED"/>
    <w:rsid w:val="00E91C7F"/>
    <w:rsid w:val="00E91D64"/>
    <w:rsid w:val="00E93DF7"/>
    <w:rsid w:val="00EA0071"/>
    <w:rsid w:val="00EA33BE"/>
    <w:rsid w:val="00EA3B51"/>
    <w:rsid w:val="00EA4497"/>
    <w:rsid w:val="00EA6293"/>
    <w:rsid w:val="00EA7E4E"/>
    <w:rsid w:val="00EB14C2"/>
    <w:rsid w:val="00EB727D"/>
    <w:rsid w:val="00EB7D1A"/>
    <w:rsid w:val="00EC17D5"/>
    <w:rsid w:val="00EC59DA"/>
    <w:rsid w:val="00EC7868"/>
    <w:rsid w:val="00ED0999"/>
    <w:rsid w:val="00ED1BC3"/>
    <w:rsid w:val="00ED20CA"/>
    <w:rsid w:val="00EE5FED"/>
    <w:rsid w:val="00EF2F90"/>
    <w:rsid w:val="00EF3593"/>
    <w:rsid w:val="00EF3AD9"/>
    <w:rsid w:val="00EF3CC7"/>
    <w:rsid w:val="00EF4C94"/>
    <w:rsid w:val="00EF769B"/>
    <w:rsid w:val="00EF7F6F"/>
    <w:rsid w:val="00F01727"/>
    <w:rsid w:val="00F0279A"/>
    <w:rsid w:val="00F0313D"/>
    <w:rsid w:val="00F06881"/>
    <w:rsid w:val="00F101B1"/>
    <w:rsid w:val="00F13337"/>
    <w:rsid w:val="00F16B62"/>
    <w:rsid w:val="00F1705F"/>
    <w:rsid w:val="00F22EB2"/>
    <w:rsid w:val="00F238AC"/>
    <w:rsid w:val="00F23A31"/>
    <w:rsid w:val="00F23E90"/>
    <w:rsid w:val="00F2583D"/>
    <w:rsid w:val="00F2602F"/>
    <w:rsid w:val="00F34D9E"/>
    <w:rsid w:val="00F45556"/>
    <w:rsid w:val="00F46946"/>
    <w:rsid w:val="00F5142A"/>
    <w:rsid w:val="00F556EB"/>
    <w:rsid w:val="00F6009B"/>
    <w:rsid w:val="00F6029E"/>
    <w:rsid w:val="00F60BB5"/>
    <w:rsid w:val="00F6173B"/>
    <w:rsid w:val="00F64F06"/>
    <w:rsid w:val="00F660B1"/>
    <w:rsid w:val="00F6701E"/>
    <w:rsid w:val="00F70BAD"/>
    <w:rsid w:val="00F72089"/>
    <w:rsid w:val="00F72C60"/>
    <w:rsid w:val="00F7394F"/>
    <w:rsid w:val="00F74BEB"/>
    <w:rsid w:val="00F75FE6"/>
    <w:rsid w:val="00F7618F"/>
    <w:rsid w:val="00F769A4"/>
    <w:rsid w:val="00F82953"/>
    <w:rsid w:val="00F85C91"/>
    <w:rsid w:val="00F91F71"/>
    <w:rsid w:val="00F976F8"/>
    <w:rsid w:val="00FA06BC"/>
    <w:rsid w:val="00FA194C"/>
    <w:rsid w:val="00FA48D4"/>
    <w:rsid w:val="00FA6FC2"/>
    <w:rsid w:val="00FA7292"/>
    <w:rsid w:val="00FC3139"/>
    <w:rsid w:val="00FC3278"/>
    <w:rsid w:val="00FC563D"/>
    <w:rsid w:val="00FD11C2"/>
    <w:rsid w:val="00FD2855"/>
    <w:rsid w:val="00FD3273"/>
    <w:rsid w:val="00FD6DBC"/>
    <w:rsid w:val="00FE0066"/>
    <w:rsid w:val="00FE00DD"/>
    <w:rsid w:val="00FE025D"/>
    <w:rsid w:val="00FE356E"/>
    <w:rsid w:val="00FE35B4"/>
    <w:rsid w:val="00FE3A54"/>
    <w:rsid w:val="00FE6AF3"/>
    <w:rsid w:val="00FF0F6E"/>
    <w:rsid w:val="00FF14AA"/>
    <w:rsid w:val="00FF45AB"/>
    <w:rsid w:val="00FF4E3A"/>
    <w:rsid w:val="0460B6FA"/>
    <w:rsid w:val="05DB841C"/>
    <w:rsid w:val="05FF3B33"/>
    <w:rsid w:val="0D420AD3"/>
    <w:rsid w:val="0E1E0430"/>
    <w:rsid w:val="0EAEF338"/>
    <w:rsid w:val="1009F8BA"/>
    <w:rsid w:val="125C8F37"/>
    <w:rsid w:val="170EE6F3"/>
    <w:rsid w:val="2277FE41"/>
    <w:rsid w:val="23F9A053"/>
    <w:rsid w:val="292A1723"/>
    <w:rsid w:val="2CF6F2F7"/>
    <w:rsid w:val="2E1F451F"/>
    <w:rsid w:val="2EDD527A"/>
    <w:rsid w:val="320547F3"/>
    <w:rsid w:val="337AB451"/>
    <w:rsid w:val="36C3F882"/>
    <w:rsid w:val="3720B388"/>
    <w:rsid w:val="3A008B8F"/>
    <w:rsid w:val="3C637E5E"/>
    <w:rsid w:val="4435085A"/>
    <w:rsid w:val="4566716E"/>
    <w:rsid w:val="4B2153F2"/>
    <w:rsid w:val="4CB0E3FA"/>
    <w:rsid w:val="4DE69EA3"/>
    <w:rsid w:val="4FF4A401"/>
    <w:rsid w:val="518AFACE"/>
    <w:rsid w:val="524C84F5"/>
    <w:rsid w:val="526BEB2B"/>
    <w:rsid w:val="5CB9D8EF"/>
    <w:rsid w:val="5ED9A805"/>
    <w:rsid w:val="604CF4EE"/>
    <w:rsid w:val="6189EA04"/>
    <w:rsid w:val="690C1990"/>
    <w:rsid w:val="758EF062"/>
    <w:rsid w:val="79683A0B"/>
    <w:rsid w:val="7D0C2E95"/>
    <w:rsid w:val="7DFE93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812D"/>
  <w15:chartTrackingRefBased/>
  <w15:docId w15:val="{65C68558-91B4-4338-B995-CD2D4AD8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A0B"/>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CD25D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CD25D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CD25DF"/>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CD25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25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25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25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25D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25D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5D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CD25D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CD25D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CD2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5DF"/>
    <w:rPr>
      <w:rFonts w:eastAsiaTheme="majorEastAsia" w:cstheme="majorBidi"/>
      <w:color w:val="272727" w:themeColor="text1" w:themeTint="D8"/>
    </w:rPr>
  </w:style>
  <w:style w:type="paragraph" w:styleId="Title">
    <w:name w:val="Title"/>
    <w:basedOn w:val="Normal"/>
    <w:next w:val="Normal"/>
    <w:link w:val="TitleChar"/>
    <w:uiPriority w:val="10"/>
    <w:qFormat/>
    <w:rsid w:val="00CD25DF"/>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25D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25DF"/>
    <w:pPr>
      <w:numPr>
        <w:ilvl w:val="1"/>
      </w:numPr>
      <w:spacing w:after="160"/>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25D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25DF"/>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CD25DF"/>
    <w:rPr>
      <w:i/>
      <w:iCs/>
      <w:color w:val="404040" w:themeColor="text1" w:themeTint="BF"/>
    </w:rPr>
  </w:style>
  <w:style w:type="paragraph" w:styleId="ListParagraph">
    <w:name w:val="List Paragraph"/>
    <w:basedOn w:val="Normal"/>
    <w:uiPriority w:val="34"/>
    <w:qFormat/>
    <w:rsid w:val="00CD25DF"/>
    <w:pPr>
      <w:ind w:left="720"/>
      <w:contextualSpacing/>
    </w:pPr>
    <w:rPr>
      <w:rFonts w:asciiTheme="minorHAnsi" w:hAnsiTheme="minorHAnsi"/>
    </w:rPr>
  </w:style>
  <w:style w:type="character" w:styleId="IntenseEmphasis">
    <w:name w:val="Intense Emphasis"/>
    <w:basedOn w:val="DefaultParagraphFont"/>
    <w:uiPriority w:val="21"/>
    <w:qFormat/>
    <w:rsid w:val="00CD25DF"/>
    <w:rPr>
      <w:i/>
      <w:iCs/>
      <w:color w:val="0F4761" w:themeColor="accent1" w:themeShade="BF"/>
    </w:rPr>
  </w:style>
  <w:style w:type="paragraph" w:styleId="IntenseQuote">
    <w:name w:val="Intense Quote"/>
    <w:basedOn w:val="Normal"/>
    <w:next w:val="Normal"/>
    <w:link w:val="IntenseQuoteChar"/>
    <w:uiPriority w:val="30"/>
    <w:qFormat/>
    <w:rsid w:val="00CD25D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CD25DF"/>
    <w:rPr>
      <w:i/>
      <w:iCs/>
      <w:color w:val="0F4761" w:themeColor="accent1" w:themeShade="BF"/>
    </w:rPr>
  </w:style>
  <w:style w:type="character" w:styleId="IntenseReference">
    <w:name w:val="Intense Reference"/>
    <w:basedOn w:val="DefaultParagraphFont"/>
    <w:uiPriority w:val="32"/>
    <w:qFormat/>
    <w:rsid w:val="00CD25DF"/>
    <w:rPr>
      <w:b/>
      <w:bCs/>
      <w:smallCaps/>
      <w:color w:val="0F4761" w:themeColor="accent1" w:themeShade="BF"/>
      <w:spacing w:val="5"/>
    </w:rPr>
  </w:style>
  <w:style w:type="table" w:styleId="TableGrid">
    <w:name w:val="Table Grid"/>
    <w:basedOn w:val="TableNormal"/>
    <w:uiPriority w:val="39"/>
    <w:rsid w:val="00373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5506AD"/>
    <w:rPr>
      <w:i/>
      <w:iCs/>
      <w:color w:val="404040" w:themeColor="text1" w:themeTint="BF"/>
    </w:rPr>
  </w:style>
  <w:style w:type="character" w:styleId="Hyperlink">
    <w:name w:val="Hyperlink"/>
    <w:basedOn w:val="DefaultParagraphFont"/>
    <w:uiPriority w:val="99"/>
    <w:unhideWhenUsed/>
    <w:rsid w:val="006C494E"/>
    <w:rPr>
      <w:color w:val="467886" w:themeColor="hyperlink"/>
      <w:u w:val="single"/>
    </w:rPr>
  </w:style>
  <w:style w:type="character" w:styleId="UnresolvedMention">
    <w:name w:val="Unresolved Mention"/>
    <w:basedOn w:val="DefaultParagraphFont"/>
    <w:uiPriority w:val="99"/>
    <w:semiHidden/>
    <w:unhideWhenUsed/>
    <w:rsid w:val="006C494E"/>
    <w:rPr>
      <w:color w:val="605E5C"/>
      <w:shd w:val="clear" w:color="auto" w:fill="E1DFDD"/>
    </w:rPr>
  </w:style>
  <w:style w:type="character" w:styleId="FollowedHyperlink">
    <w:name w:val="FollowedHyperlink"/>
    <w:basedOn w:val="DefaultParagraphFont"/>
    <w:uiPriority w:val="99"/>
    <w:semiHidden/>
    <w:unhideWhenUsed/>
    <w:rsid w:val="006A24D5"/>
    <w:rPr>
      <w:color w:val="96607D" w:themeColor="followedHyperlink"/>
      <w:u w:val="single"/>
    </w:rPr>
  </w:style>
  <w:style w:type="paragraph" w:styleId="Revision">
    <w:name w:val="Revision"/>
    <w:hidden/>
    <w:uiPriority w:val="99"/>
    <w:semiHidden/>
    <w:rsid w:val="0006163C"/>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9364CA"/>
    <w:rPr>
      <w:sz w:val="16"/>
      <w:szCs w:val="16"/>
    </w:rPr>
  </w:style>
  <w:style w:type="paragraph" w:styleId="CommentText">
    <w:name w:val="annotation text"/>
    <w:basedOn w:val="Normal"/>
    <w:link w:val="CommentTextChar"/>
    <w:uiPriority w:val="99"/>
    <w:unhideWhenUsed/>
    <w:rsid w:val="009364CA"/>
    <w:rPr>
      <w:sz w:val="20"/>
      <w:szCs w:val="18"/>
    </w:rPr>
  </w:style>
  <w:style w:type="character" w:customStyle="1" w:styleId="CommentTextChar">
    <w:name w:val="Comment Text Char"/>
    <w:basedOn w:val="DefaultParagraphFont"/>
    <w:link w:val="CommentText"/>
    <w:uiPriority w:val="99"/>
    <w:rsid w:val="009364CA"/>
    <w:rPr>
      <w:rFonts w:ascii="Times New Roman" w:eastAsia="Times New Roman" w:hAnsi="Times New Roman" w:cs="Times New Roman"/>
      <w:kern w:val="0"/>
      <w:sz w:val="20"/>
      <w:szCs w:val="18"/>
      <w:lang w:eastAsia="en-GB"/>
      <w14:ligatures w14:val="none"/>
    </w:rPr>
  </w:style>
  <w:style w:type="paragraph" w:styleId="CommentSubject">
    <w:name w:val="annotation subject"/>
    <w:basedOn w:val="CommentText"/>
    <w:next w:val="CommentText"/>
    <w:link w:val="CommentSubjectChar"/>
    <w:uiPriority w:val="99"/>
    <w:semiHidden/>
    <w:unhideWhenUsed/>
    <w:rsid w:val="009364CA"/>
    <w:rPr>
      <w:b/>
      <w:bCs/>
    </w:rPr>
  </w:style>
  <w:style w:type="character" w:customStyle="1" w:styleId="CommentSubjectChar">
    <w:name w:val="Comment Subject Char"/>
    <w:basedOn w:val="CommentTextChar"/>
    <w:link w:val="CommentSubject"/>
    <w:uiPriority w:val="99"/>
    <w:semiHidden/>
    <w:rsid w:val="009364CA"/>
    <w:rPr>
      <w:rFonts w:ascii="Times New Roman" w:eastAsia="Times New Roman" w:hAnsi="Times New Roman" w:cs="Times New Roman"/>
      <w:b/>
      <w:bCs/>
      <w:kern w:val="0"/>
      <w:sz w:val="20"/>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3013">
      <w:bodyDiv w:val="1"/>
      <w:marLeft w:val="0"/>
      <w:marRight w:val="0"/>
      <w:marTop w:val="0"/>
      <w:marBottom w:val="0"/>
      <w:divBdr>
        <w:top w:val="none" w:sz="0" w:space="0" w:color="auto"/>
        <w:left w:val="none" w:sz="0" w:space="0" w:color="auto"/>
        <w:bottom w:val="none" w:sz="0" w:space="0" w:color="auto"/>
        <w:right w:val="none" w:sz="0" w:space="0" w:color="auto"/>
      </w:divBdr>
      <w:divsChild>
        <w:div w:id="1857113210">
          <w:marLeft w:val="0"/>
          <w:marRight w:val="0"/>
          <w:marTop w:val="0"/>
          <w:marBottom w:val="0"/>
          <w:divBdr>
            <w:top w:val="none" w:sz="0" w:space="0" w:color="auto"/>
            <w:left w:val="none" w:sz="0" w:space="0" w:color="auto"/>
            <w:bottom w:val="none" w:sz="0" w:space="0" w:color="auto"/>
            <w:right w:val="none" w:sz="0" w:space="0" w:color="auto"/>
          </w:divBdr>
          <w:divsChild>
            <w:div w:id="18839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7179">
      <w:bodyDiv w:val="1"/>
      <w:marLeft w:val="0"/>
      <w:marRight w:val="0"/>
      <w:marTop w:val="0"/>
      <w:marBottom w:val="0"/>
      <w:divBdr>
        <w:top w:val="none" w:sz="0" w:space="0" w:color="auto"/>
        <w:left w:val="none" w:sz="0" w:space="0" w:color="auto"/>
        <w:bottom w:val="none" w:sz="0" w:space="0" w:color="auto"/>
        <w:right w:val="none" w:sz="0" w:space="0" w:color="auto"/>
      </w:divBdr>
    </w:div>
    <w:div w:id="217133994">
      <w:bodyDiv w:val="1"/>
      <w:marLeft w:val="0"/>
      <w:marRight w:val="0"/>
      <w:marTop w:val="0"/>
      <w:marBottom w:val="0"/>
      <w:divBdr>
        <w:top w:val="none" w:sz="0" w:space="0" w:color="auto"/>
        <w:left w:val="none" w:sz="0" w:space="0" w:color="auto"/>
        <w:bottom w:val="none" w:sz="0" w:space="0" w:color="auto"/>
        <w:right w:val="none" w:sz="0" w:space="0" w:color="auto"/>
      </w:divBdr>
      <w:divsChild>
        <w:div w:id="882448319">
          <w:marLeft w:val="0"/>
          <w:marRight w:val="0"/>
          <w:marTop w:val="0"/>
          <w:marBottom w:val="0"/>
          <w:divBdr>
            <w:top w:val="none" w:sz="0" w:space="0" w:color="auto"/>
            <w:left w:val="none" w:sz="0" w:space="0" w:color="auto"/>
            <w:bottom w:val="none" w:sz="0" w:space="0" w:color="auto"/>
            <w:right w:val="none" w:sz="0" w:space="0" w:color="auto"/>
          </w:divBdr>
          <w:divsChild>
            <w:div w:id="3868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0845">
      <w:bodyDiv w:val="1"/>
      <w:marLeft w:val="0"/>
      <w:marRight w:val="0"/>
      <w:marTop w:val="0"/>
      <w:marBottom w:val="0"/>
      <w:divBdr>
        <w:top w:val="none" w:sz="0" w:space="0" w:color="auto"/>
        <w:left w:val="none" w:sz="0" w:space="0" w:color="auto"/>
        <w:bottom w:val="none" w:sz="0" w:space="0" w:color="auto"/>
        <w:right w:val="none" w:sz="0" w:space="0" w:color="auto"/>
      </w:divBdr>
      <w:divsChild>
        <w:div w:id="1707176021">
          <w:marLeft w:val="0"/>
          <w:marRight w:val="0"/>
          <w:marTop w:val="0"/>
          <w:marBottom w:val="0"/>
          <w:divBdr>
            <w:top w:val="none" w:sz="0" w:space="0" w:color="auto"/>
            <w:left w:val="none" w:sz="0" w:space="0" w:color="auto"/>
            <w:bottom w:val="none" w:sz="0" w:space="0" w:color="auto"/>
            <w:right w:val="none" w:sz="0" w:space="0" w:color="auto"/>
          </w:divBdr>
          <w:divsChild>
            <w:div w:id="271715731">
              <w:marLeft w:val="0"/>
              <w:marRight w:val="0"/>
              <w:marTop w:val="0"/>
              <w:marBottom w:val="0"/>
              <w:divBdr>
                <w:top w:val="none" w:sz="0" w:space="0" w:color="auto"/>
                <w:left w:val="none" w:sz="0" w:space="0" w:color="auto"/>
                <w:bottom w:val="none" w:sz="0" w:space="0" w:color="auto"/>
                <w:right w:val="none" w:sz="0" w:space="0" w:color="auto"/>
              </w:divBdr>
            </w:div>
            <w:div w:id="356128434">
              <w:marLeft w:val="0"/>
              <w:marRight w:val="0"/>
              <w:marTop w:val="0"/>
              <w:marBottom w:val="0"/>
              <w:divBdr>
                <w:top w:val="none" w:sz="0" w:space="0" w:color="auto"/>
                <w:left w:val="none" w:sz="0" w:space="0" w:color="auto"/>
                <w:bottom w:val="none" w:sz="0" w:space="0" w:color="auto"/>
                <w:right w:val="none" w:sz="0" w:space="0" w:color="auto"/>
              </w:divBdr>
            </w:div>
            <w:div w:id="1068501752">
              <w:marLeft w:val="0"/>
              <w:marRight w:val="0"/>
              <w:marTop w:val="0"/>
              <w:marBottom w:val="0"/>
              <w:divBdr>
                <w:top w:val="none" w:sz="0" w:space="0" w:color="auto"/>
                <w:left w:val="none" w:sz="0" w:space="0" w:color="auto"/>
                <w:bottom w:val="none" w:sz="0" w:space="0" w:color="auto"/>
                <w:right w:val="none" w:sz="0" w:space="0" w:color="auto"/>
              </w:divBdr>
            </w:div>
            <w:div w:id="1249464108">
              <w:marLeft w:val="0"/>
              <w:marRight w:val="0"/>
              <w:marTop w:val="0"/>
              <w:marBottom w:val="0"/>
              <w:divBdr>
                <w:top w:val="none" w:sz="0" w:space="0" w:color="auto"/>
                <w:left w:val="none" w:sz="0" w:space="0" w:color="auto"/>
                <w:bottom w:val="none" w:sz="0" w:space="0" w:color="auto"/>
                <w:right w:val="none" w:sz="0" w:space="0" w:color="auto"/>
              </w:divBdr>
            </w:div>
            <w:div w:id="166909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7293">
      <w:bodyDiv w:val="1"/>
      <w:marLeft w:val="0"/>
      <w:marRight w:val="0"/>
      <w:marTop w:val="0"/>
      <w:marBottom w:val="0"/>
      <w:divBdr>
        <w:top w:val="none" w:sz="0" w:space="0" w:color="auto"/>
        <w:left w:val="none" w:sz="0" w:space="0" w:color="auto"/>
        <w:bottom w:val="none" w:sz="0" w:space="0" w:color="auto"/>
        <w:right w:val="none" w:sz="0" w:space="0" w:color="auto"/>
      </w:divBdr>
      <w:divsChild>
        <w:div w:id="2018459786">
          <w:marLeft w:val="0"/>
          <w:marRight w:val="0"/>
          <w:marTop w:val="0"/>
          <w:marBottom w:val="0"/>
          <w:divBdr>
            <w:top w:val="none" w:sz="0" w:space="0" w:color="auto"/>
            <w:left w:val="none" w:sz="0" w:space="0" w:color="auto"/>
            <w:bottom w:val="none" w:sz="0" w:space="0" w:color="auto"/>
            <w:right w:val="none" w:sz="0" w:space="0" w:color="auto"/>
          </w:divBdr>
          <w:divsChild>
            <w:div w:id="20528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4148">
      <w:bodyDiv w:val="1"/>
      <w:marLeft w:val="0"/>
      <w:marRight w:val="0"/>
      <w:marTop w:val="0"/>
      <w:marBottom w:val="0"/>
      <w:divBdr>
        <w:top w:val="none" w:sz="0" w:space="0" w:color="auto"/>
        <w:left w:val="none" w:sz="0" w:space="0" w:color="auto"/>
        <w:bottom w:val="none" w:sz="0" w:space="0" w:color="auto"/>
        <w:right w:val="none" w:sz="0" w:space="0" w:color="auto"/>
      </w:divBdr>
      <w:divsChild>
        <w:div w:id="212469514">
          <w:marLeft w:val="0"/>
          <w:marRight w:val="0"/>
          <w:marTop w:val="0"/>
          <w:marBottom w:val="0"/>
          <w:divBdr>
            <w:top w:val="none" w:sz="0" w:space="0" w:color="auto"/>
            <w:left w:val="none" w:sz="0" w:space="0" w:color="auto"/>
            <w:bottom w:val="none" w:sz="0" w:space="0" w:color="auto"/>
            <w:right w:val="none" w:sz="0" w:space="0" w:color="auto"/>
          </w:divBdr>
          <w:divsChild>
            <w:div w:id="17609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0016">
      <w:bodyDiv w:val="1"/>
      <w:marLeft w:val="0"/>
      <w:marRight w:val="0"/>
      <w:marTop w:val="0"/>
      <w:marBottom w:val="0"/>
      <w:divBdr>
        <w:top w:val="none" w:sz="0" w:space="0" w:color="auto"/>
        <w:left w:val="none" w:sz="0" w:space="0" w:color="auto"/>
        <w:bottom w:val="none" w:sz="0" w:space="0" w:color="auto"/>
        <w:right w:val="none" w:sz="0" w:space="0" w:color="auto"/>
      </w:divBdr>
      <w:divsChild>
        <w:div w:id="1583026284">
          <w:marLeft w:val="0"/>
          <w:marRight w:val="0"/>
          <w:marTop w:val="0"/>
          <w:marBottom w:val="0"/>
          <w:divBdr>
            <w:top w:val="none" w:sz="0" w:space="0" w:color="auto"/>
            <w:left w:val="none" w:sz="0" w:space="0" w:color="auto"/>
            <w:bottom w:val="none" w:sz="0" w:space="0" w:color="auto"/>
            <w:right w:val="none" w:sz="0" w:space="0" w:color="auto"/>
          </w:divBdr>
          <w:divsChild>
            <w:div w:id="11608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0199">
      <w:bodyDiv w:val="1"/>
      <w:marLeft w:val="0"/>
      <w:marRight w:val="0"/>
      <w:marTop w:val="0"/>
      <w:marBottom w:val="0"/>
      <w:divBdr>
        <w:top w:val="none" w:sz="0" w:space="0" w:color="auto"/>
        <w:left w:val="none" w:sz="0" w:space="0" w:color="auto"/>
        <w:bottom w:val="none" w:sz="0" w:space="0" w:color="auto"/>
        <w:right w:val="none" w:sz="0" w:space="0" w:color="auto"/>
      </w:divBdr>
      <w:divsChild>
        <w:div w:id="591474608">
          <w:marLeft w:val="0"/>
          <w:marRight w:val="0"/>
          <w:marTop w:val="0"/>
          <w:marBottom w:val="0"/>
          <w:divBdr>
            <w:top w:val="none" w:sz="0" w:space="0" w:color="auto"/>
            <w:left w:val="none" w:sz="0" w:space="0" w:color="auto"/>
            <w:bottom w:val="none" w:sz="0" w:space="0" w:color="auto"/>
            <w:right w:val="none" w:sz="0" w:space="0" w:color="auto"/>
          </w:divBdr>
          <w:divsChild>
            <w:div w:id="13241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6830">
      <w:bodyDiv w:val="1"/>
      <w:marLeft w:val="0"/>
      <w:marRight w:val="0"/>
      <w:marTop w:val="0"/>
      <w:marBottom w:val="0"/>
      <w:divBdr>
        <w:top w:val="none" w:sz="0" w:space="0" w:color="auto"/>
        <w:left w:val="none" w:sz="0" w:space="0" w:color="auto"/>
        <w:bottom w:val="none" w:sz="0" w:space="0" w:color="auto"/>
        <w:right w:val="none" w:sz="0" w:space="0" w:color="auto"/>
      </w:divBdr>
      <w:divsChild>
        <w:div w:id="1850101369">
          <w:marLeft w:val="0"/>
          <w:marRight w:val="0"/>
          <w:marTop w:val="0"/>
          <w:marBottom w:val="0"/>
          <w:divBdr>
            <w:top w:val="none" w:sz="0" w:space="0" w:color="auto"/>
            <w:left w:val="none" w:sz="0" w:space="0" w:color="auto"/>
            <w:bottom w:val="none" w:sz="0" w:space="0" w:color="auto"/>
            <w:right w:val="none" w:sz="0" w:space="0" w:color="auto"/>
          </w:divBdr>
          <w:divsChild>
            <w:div w:id="7864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7302">
      <w:bodyDiv w:val="1"/>
      <w:marLeft w:val="0"/>
      <w:marRight w:val="0"/>
      <w:marTop w:val="0"/>
      <w:marBottom w:val="0"/>
      <w:divBdr>
        <w:top w:val="none" w:sz="0" w:space="0" w:color="auto"/>
        <w:left w:val="none" w:sz="0" w:space="0" w:color="auto"/>
        <w:bottom w:val="none" w:sz="0" w:space="0" w:color="auto"/>
        <w:right w:val="none" w:sz="0" w:space="0" w:color="auto"/>
      </w:divBdr>
      <w:divsChild>
        <w:div w:id="1587572167">
          <w:marLeft w:val="0"/>
          <w:marRight w:val="0"/>
          <w:marTop w:val="0"/>
          <w:marBottom w:val="0"/>
          <w:divBdr>
            <w:top w:val="none" w:sz="0" w:space="0" w:color="auto"/>
            <w:left w:val="none" w:sz="0" w:space="0" w:color="auto"/>
            <w:bottom w:val="none" w:sz="0" w:space="0" w:color="auto"/>
            <w:right w:val="none" w:sz="0" w:space="0" w:color="auto"/>
          </w:divBdr>
          <w:divsChild>
            <w:div w:id="11866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61157">
      <w:bodyDiv w:val="1"/>
      <w:marLeft w:val="0"/>
      <w:marRight w:val="0"/>
      <w:marTop w:val="0"/>
      <w:marBottom w:val="0"/>
      <w:divBdr>
        <w:top w:val="none" w:sz="0" w:space="0" w:color="auto"/>
        <w:left w:val="none" w:sz="0" w:space="0" w:color="auto"/>
        <w:bottom w:val="none" w:sz="0" w:space="0" w:color="auto"/>
        <w:right w:val="none" w:sz="0" w:space="0" w:color="auto"/>
      </w:divBdr>
      <w:divsChild>
        <w:div w:id="1603145670">
          <w:marLeft w:val="0"/>
          <w:marRight w:val="0"/>
          <w:marTop w:val="0"/>
          <w:marBottom w:val="0"/>
          <w:divBdr>
            <w:top w:val="none" w:sz="0" w:space="0" w:color="auto"/>
            <w:left w:val="none" w:sz="0" w:space="0" w:color="auto"/>
            <w:bottom w:val="none" w:sz="0" w:space="0" w:color="auto"/>
            <w:right w:val="none" w:sz="0" w:space="0" w:color="auto"/>
          </w:divBdr>
          <w:divsChild>
            <w:div w:id="12207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42544">
      <w:bodyDiv w:val="1"/>
      <w:marLeft w:val="0"/>
      <w:marRight w:val="0"/>
      <w:marTop w:val="0"/>
      <w:marBottom w:val="0"/>
      <w:divBdr>
        <w:top w:val="none" w:sz="0" w:space="0" w:color="auto"/>
        <w:left w:val="none" w:sz="0" w:space="0" w:color="auto"/>
        <w:bottom w:val="none" w:sz="0" w:space="0" w:color="auto"/>
        <w:right w:val="none" w:sz="0" w:space="0" w:color="auto"/>
      </w:divBdr>
      <w:divsChild>
        <w:div w:id="226720891">
          <w:marLeft w:val="0"/>
          <w:marRight w:val="0"/>
          <w:marTop w:val="0"/>
          <w:marBottom w:val="0"/>
          <w:divBdr>
            <w:top w:val="none" w:sz="0" w:space="0" w:color="auto"/>
            <w:left w:val="none" w:sz="0" w:space="0" w:color="auto"/>
            <w:bottom w:val="none" w:sz="0" w:space="0" w:color="auto"/>
            <w:right w:val="none" w:sz="0" w:space="0" w:color="auto"/>
          </w:divBdr>
          <w:divsChild>
            <w:div w:id="1332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09428">
      <w:bodyDiv w:val="1"/>
      <w:marLeft w:val="0"/>
      <w:marRight w:val="0"/>
      <w:marTop w:val="0"/>
      <w:marBottom w:val="0"/>
      <w:divBdr>
        <w:top w:val="none" w:sz="0" w:space="0" w:color="auto"/>
        <w:left w:val="none" w:sz="0" w:space="0" w:color="auto"/>
        <w:bottom w:val="none" w:sz="0" w:space="0" w:color="auto"/>
        <w:right w:val="none" w:sz="0" w:space="0" w:color="auto"/>
      </w:divBdr>
      <w:divsChild>
        <w:div w:id="865366295">
          <w:marLeft w:val="0"/>
          <w:marRight w:val="0"/>
          <w:marTop w:val="0"/>
          <w:marBottom w:val="0"/>
          <w:divBdr>
            <w:top w:val="none" w:sz="0" w:space="0" w:color="auto"/>
            <w:left w:val="none" w:sz="0" w:space="0" w:color="auto"/>
            <w:bottom w:val="none" w:sz="0" w:space="0" w:color="auto"/>
            <w:right w:val="none" w:sz="0" w:space="0" w:color="auto"/>
          </w:divBdr>
          <w:divsChild>
            <w:div w:id="16604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6217">
      <w:bodyDiv w:val="1"/>
      <w:marLeft w:val="0"/>
      <w:marRight w:val="0"/>
      <w:marTop w:val="0"/>
      <w:marBottom w:val="0"/>
      <w:divBdr>
        <w:top w:val="none" w:sz="0" w:space="0" w:color="auto"/>
        <w:left w:val="none" w:sz="0" w:space="0" w:color="auto"/>
        <w:bottom w:val="none" w:sz="0" w:space="0" w:color="auto"/>
        <w:right w:val="none" w:sz="0" w:space="0" w:color="auto"/>
      </w:divBdr>
      <w:divsChild>
        <w:div w:id="1495805606">
          <w:marLeft w:val="0"/>
          <w:marRight w:val="0"/>
          <w:marTop w:val="0"/>
          <w:marBottom w:val="0"/>
          <w:divBdr>
            <w:top w:val="none" w:sz="0" w:space="0" w:color="auto"/>
            <w:left w:val="none" w:sz="0" w:space="0" w:color="auto"/>
            <w:bottom w:val="none" w:sz="0" w:space="0" w:color="auto"/>
            <w:right w:val="none" w:sz="0" w:space="0" w:color="auto"/>
          </w:divBdr>
          <w:divsChild>
            <w:div w:id="191485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4573">
      <w:bodyDiv w:val="1"/>
      <w:marLeft w:val="0"/>
      <w:marRight w:val="0"/>
      <w:marTop w:val="0"/>
      <w:marBottom w:val="0"/>
      <w:divBdr>
        <w:top w:val="none" w:sz="0" w:space="0" w:color="auto"/>
        <w:left w:val="none" w:sz="0" w:space="0" w:color="auto"/>
        <w:bottom w:val="none" w:sz="0" w:space="0" w:color="auto"/>
        <w:right w:val="none" w:sz="0" w:space="0" w:color="auto"/>
      </w:divBdr>
      <w:divsChild>
        <w:div w:id="128404219">
          <w:marLeft w:val="0"/>
          <w:marRight w:val="0"/>
          <w:marTop w:val="0"/>
          <w:marBottom w:val="0"/>
          <w:divBdr>
            <w:top w:val="none" w:sz="0" w:space="0" w:color="auto"/>
            <w:left w:val="none" w:sz="0" w:space="0" w:color="auto"/>
            <w:bottom w:val="none" w:sz="0" w:space="0" w:color="auto"/>
            <w:right w:val="none" w:sz="0" w:space="0" w:color="auto"/>
          </w:divBdr>
          <w:divsChild>
            <w:div w:id="7318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2565">
      <w:bodyDiv w:val="1"/>
      <w:marLeft w:val="0"/>
      <w:marRight w:val="0"/>
      <w:marTop w:val="0"/>
      <w:marBottom w:val="0"/>
      <w:divBdr>
        <w:top w:val="none" w:sz="0" w:space="0" w:color="auto"/>
        <w:left w:val="none" w:sz="0" w:space="0" w:color="auto"/>
        <w:bottom w:val="none" w:sz="0" w:space="0" w:color="auto"/>
        <w:right w:val="none" w:sz="0" w:space="0" w:color="auto"/>
      </w:divBdr>
      <w:divsChild>
        <w:div w:id="1828283480">
          <w:marLeft w:val="0"/>
          <w:marRight w:val="0"/>
          <w:marTop w:val="0"/>
          <w:marBottom w:val="0"/>
          <w:divBdr>
            <w:top w:val="none" w:sz="0" w:space="0" w:color="auto"/>
            <w:left w:val="none" w:sz="0" w:space="0" w:color="auto"/>
            <w:bottom w:val="none" w:sz="0" w:space="0" w:color="auto"/>
            <w:right w:val="none" w:sz="0" w:space="0" w:color="auto"/>
          </w:divBdr>
          <w:divsChild>
            <w:div w:id="14838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30628">
      <w:bodyDiv w:val="1"/>
      <w:marLeft w:val="0"/>
      <w:marRight w:val="0"/>
      <w:marTop w:val="0"/>
      <w:marBottom w:val="0"/>
      <w:divBdr>
        <w:top w:val="none" w:sz="0" w:space="0" w:color="auto"/>
        <w:left w:val="none" w:sz="0" w:space="0" w:color="auto"/>
        <w:bottom w:val="none" w:sz="0" w:space="0" w:color="auto"/>
        <w:right w:val="none" w:sz="0" w:space="0" w:color="auto"/>
      </w:divBdr>
      <w:divsChild>
        <w:div w:id="753359506">
          <w:marLeft w:val="0"/>
          <w:marRight w:val="0"/>
          <w:marTop w:val="0"/>
          <w:marBottom w:val="0"/>
          <w:divBdr>
            <w:top w:val="none" w:sz="0" w:space="0" w:color="auto"/>
            <w:left w:val="none" w:sz="0" w:space="0" w:color="auto"/>
            <w:bottom w:val="none" w:sz="0" w:space="0" w:color="auto"/>
            <w:right w:val="none" w:sz="0" w:space="0" w:color="auto"/>
          </w:divBdr>
          <w:divsChild>
            <w:div w:id="14969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30429">
      <w:bodyDiv w:val="1"/>
      <w:marLeft w:val="0"/>
      <w:marRight w:val="0"/>
      <w:marTop w:val="0"/>
      <w:marBottom w:val="0"/>
      <w:divBdr>
        <w:top w:val="none" w:sz="0" w:space="0" w:color="auto"/>
        <w:left w:val="none" w:sz="0" w:space="0" w:color="auto"/>
        <w:bottom w:val="none" w:sz="0" w:space="0" w:color="auto"/>
        <w:right w:val="none" w:sz="0" w:space="0" w:color="auto"/>
      </w:divBdr>
      <w:divsChild>
        <w:div w:id="1210843691">
          <w:marLeft w:val="0"/>
          <w:marRight w:val="0"/>
          <w:marTop w:val="0"/>
          <w:marBottom w:val="0"/>
          <w:divBdr>
            <w:top w:val="none" w:sz="0" w:space="0" w:color="auto"/>
            <w:left w:val="none" w:sz="0" w:space="0" w:color="auto"/>
            <w:bottom w:val="none" w:sz="0" w:space="0" w:color="auto"/>
            <w:right w:val="none" w:sz="0" w:space="0" w:color="auto"/>
          </w:divBdr>
          <w:divsChild>
            <w:div w:id="7352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8716">
      <w:bodyDiv w:val="1"/>
      <w:marLeft w:val="0"/>
      <w:marRight w:val="0"/>
      <w:marTop w:val="0"/>
      <w:marBottom w:val="0"/>
      <w:divBdr>
        <w:top w:val="none" w:sz="0" w:space="0" w:color="auto"/>
        <w:left w:val="none" w:sz="0" w:space="0" w:color="auto"/>
        <w:bottom w:val="none" w:sz="0" w:space="0" w:color="auto"/>
        <w:right w:val="none" w:sz="0" w:space="0" w:color="auto"/>
      </w:divBdr>
      <w:divsChild>
        <w:div w:id="1103300306">
          <w:marLeft w:val="0"/>
          <w:marRight w:val="0"/>
          <w:marTop w:val="0"/>
          <w:marBottom w:val="0"/>
          <w:divBdr>
            <w:top w:val="none" w:sz="0" w:space="0" w:color="auto"/>
            <w:left w:val="none" w:sz="0" w:space="0" w:color="auto"/>
            <w:bottom w:val="none" w:sz="0" w:space="0" w:color="auto"/>
            <w:right w:val="none" w:sz="0" w:space="0" w:color="auto"/>
          </w:divBdr>
          <w:divsChild>
            <w:div w:id="9075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1758">
      <w:bodyDiv w:val="1"/>
      <w:marLeft w:val="0"/>
      <w:marRight w:val="0"/>
      <w:marTop w:val="0"/>
      <w:marBottom w:val="0"/>
      <w:divBdr>
        <w:top w:val="none" w:sz="0" w:space="0" w:color="auto"/>
        <w:left w:val="none" w:sz="0" w:space="0" w:color="auto"/>
        <w:bottom w:val="none" w:sz="0" w:space="0" w:color="auto"/>
        <w:right w:val="none" w:sz="0" w:space="0" w:color="auto"/>
      </w:divBdr>
      <w:divsChild>
        <w:div w:id="1729766097">
          <w:marLeft w:val="0"/>
          <w:marRight w:val="0"/>
          <w:marTop w:val="0"/>
          <w:marBottom w:val="0"/>
          <w:divBdr>
            <w:top w:val="none" w:sz="0" w:space="0" w:color="auto"/>
            <w:left w:val="none" w:sz="0" w:space="0" w:color="auto"/>
            <w:bottom w:val="none" w:sz="0" w:space="0" w:color="auto"/>
            <w:right w:val="none" w:sz="0" w:space="0" w:color="auto"/>
          </w:divBdr>
          <w:divsChild>
            <w:div w:id="12504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7645">
      <w:bodyDiv w:val="1"/>
      <w:marLeft w:val="0"/>
      <w:marRight w:val="0"/>
      <w:marTop w:val="0"/>
      <w:marBottom w:val="0"/>
      <w:divBdr>
        <w:top w:val="none" w:sz="0" w:space="0" w:color="auto"/>
        <w:left w:val="none" w:sz="0" w:space="0" w:color="auto"/>
        <w:bottom w:val="none" w:sz="0" w:space="0" w:color="auto"/>
        <w:right w:val="none" w:sz="0" w:space="0" w:color="auto"/>
      </w:divBdr>
      <w:divsChild>
        <w:div w:id="59717934">
          <w:marLeft w:val="0"/>
          <w:marRight w:val="0"/>
          <w:marTop w:val="0"/>
          <w:marBottom w:val="0"/>
          <w:divBdr>
            <w:top w:val="none" w:sz="0" w:space="0" w:color="auto"/>
            <w:left w:val="none" w:sz="0" w:space="0" w:color="auto"/>
            <w:bottom w:val="none" w:sz="0" w:space="0" w:color="auto"/>
            <w:right w:val="none" w:sz="0" w:space="0" w:color="auto"/>
          </w:divBdr>
          <w:divsChild>
            <w:div w:id="15447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8887">
      <w:bodyDiv w:val="1"/>
      <w:marLeft w:val="0"/>
      <w:marRight w:val="0"/>
      <w:marTop w:val="0"/>
      <w:marBottom w:val="0"/>
      <w:divBdr>
        <w:top w:val="none" w:sz="0" w:space="0" w:color="auto"/>
        <w:left w:val="none" w:sz="0" w:space="0" w:color="auto"/>
        <w:bottom w:val="none" w:sz="0" w:space="0" w:color="auto"/>
        <w:right w:val="none" w:sz="0" w:space="0" w:color="auto"/>
      </w:divBdr>
      <w:divsChild>
        <w:div w:id="152645023">
          <w:marLeft w:val="0"/>
          <w:marRight w:val="0"/>
          <w:marTop w:val="0"/>
          <w:marBottom w:val="0"/>
          <w:divBdr>
            <w:top w:val="none" w:sz="0" w:space="0" w:color="auto"/>
            <w:left w:val="none" w:sz="0" w:space="0" w:color="auto"/>
            <w:bottom w:val="none" w:sz="0" w:space="0" w:color="auto"/>
            <w:right w:val="none" w:sz="0" w:space="0" w:color="auto"/>
          </w:divBdr>
          <w:divsChild>
            <w:div w:id="14713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2866">
      <w:bodyDiv w:val="1"/>
      <w:marLeft w:val="0"/>
      <w:marRight w:val="0"/>
      <w:marTop w:val="0"/>
      <w:marBottom w:val="0"/>
      <w:divBdr>
        <w:top w:val="none" w:sz="0" w:space="0" w:color="auto"/>
        <w:left w:val="none" w:sz="0" w:space="0" w:color="auto"/>
        <w:bottom w:val="none" w:sz="0" w:space="0" w:color="auto"/>
        <w:right w:val="none" w:sz="0" w:space="0" w:color="auto"/>
      </w:divBdr>
    </w:div>
    <w:div w:id="1247690560">
      <w:bodyDiv w:val="1"/>
      <w:marLeft w:val="0"/>
      <w:marRight w:val="0"/>
      <w:marTop w:val="0"/>
      <w:marBottom w:val="0"/>
      <w:divBdr>
        <w:top w:val="none" w:sz="0" w:space="0" w:color="auto"/>
        <w:left w:val="none" w:sz="0" w:space="0" w:color="auto"/>
        <w:bottom w:val="none" w:sz="0" w:space="0" w:color="auto"/>
        <w:right w:val="none" w:sz="0" w:space="0" w:color="auto"/>
      </w:divBdr>
      <w:divsChild>
        <w:div w:id="681669682">
          <w:marLeft w:val="0"/>
          <w:marRight w:val="0"/>
          <w:marTop w:val="0"/>
          <w:marBottom w:val="0"/>
          <w:divBdr>
            <w:top w:val="none" w:sz="0" w:space="0" w:color="auto"/>
            <w:left w:val="none" w:sz="0" w:space="0" w:color="auto"/>
            <w:bottom w:val="none" w:sz="0" w:space="0" w:color="auto"/>
            <w:right w:val="none" w:sz="0" w:space="0" w:color="auto"/>
          </w:divBdr>
          <w:divsChild>
            <w:div w:id="187931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21921">
      <w:bodyDiv w:val="1"/>
      <w:marLeft w:val="0"/>
      <w:marRight w:val="0"/>
      <w:marTop w:val="0"/>
      <w:marBottom w:val="0"/>
      <w:divBdr>
        <w:top w:val="none" w:sz="0" w:space="0" w:color="auto"/>
        <w:left w:val="none" w:sz="0" w:space="0" w:color="auto"/>
        <w:bottom w:val="none" w:sz="0" w:space="0" w:color="auto"/>
        <w:right w:val="none" w:sz="0" w:space="0" w:color="auto"/>
      </w:divBdr>
      <w:divsChild>
        <w:div w:id="1307516832">
          <w:marLeft w:val="0"/>
          <w:marRight w:val="0"/>
          <w:marTop w:val="0"/>
          <w:marBottom w:val="0"/>
          <w:divBdr>
            <w:top w:val="none" w:sz="0" w:space="0" w:color="auto"/>
            <w:left w:val="none" w:sz="0" w:space="0" w:color="auto"/>
            <w:bottom w:val="none" w:sz="0" w:space="0" w:color="auto"/>
            <w:right w:val="none" w:sz="0" w:space="0" w:color="auto"/>
          </w:divBdr>
          <w:divsChild>
            <w:div w:id="16958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8604">
      <w:bodyDiv w:val="1"/>
      <w:marLeft w:val="0"/>
      <w:marRight w:val="0"/>
      <w:marTop w:val="0"/>
      <w:marBottom w:val="0"/>
      <w:divBdr>
        <w:top w:val="none" w:sz="0" w:space="0" w:color="auto"/>
        <w:left w:val="none" w:sz="0" w:space="0" w:color="auto"/>
        <w:bottom w:val="none" w:sz="0" w:space="0" w:color="auto"/>
        <w:right w:val="none" w:sz="0" w:space="0" w:color="auto"/>
      </w:divBdr>
      <w:divsChild>
        <w:div w:id="1545679734">
          <w:marLeft w:val="0"/>
          <w:marRight w:val="0"/>
          <w:marTop w:val="0"/>
          <w:marBottom w:val="0"/>
          <w:divBdr>
            <w:top w:val="none" w:sz="0" w:space="0" w:color="auto"/>
            <w:left w:val="none" w:sz="0" w:space="0" w:color="auto"/>
            <w:bottom w:val="none" w:sz="0" w:space="0" w:color="auto"/>
            <w:right w:val="none" w:sz="0" w:space="0" w:color="auto"/>
          </w:divBdr>
          <w:divsChild>
            <w:div w:id="18936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32059">
      <w:bodyDiv w:val="1"/>
      <w:marLeft w:val="0"/>
      <w:marRight w:val="0"/>
      <w:marTop w:val="0"/>
      <w:marBottom w:val="0"/>
      <w:divBdr>
        <w:top w:val="none" w:sz="0" w:space="0" w:color="auto"/>
        <w:left w:val="none" w:sz="0" w:space="0" w:color="auto"/>
        <w:bottom w:val="none" w:sz="0" w:space="0" w:color="auto"/>
        <w:right w:val="none" w:sz="0" w:space="0" w:color="auto"/>
      </w:divBdr>
      <w:divsChild>
        <w:div w:id="132408326">
          <w:marLeft w:val="0"/>
          <w:marRight w:val="0"/>
          <w:marTop w:val="0"/>
          <w:marBottom w:val="0"/>
          <w:divBdr>
            <w:top w:val="none" w:sz="0" w:space="0" w:color="auto"/>
            <w:left w:val="none" w:sz="0" w:space="0" w:color="auto"/>
            <w:bottom w:val="none" w:sz="0" w:space="0" w:color="auto"/>
            <w:right w:val="none" w:sz="0" w:space="0" w:color="auto"/>
          </w:divBdr>
          <w:divsChild>
            <w:div w:id="1044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9041">
      <w:bodyDiv w:val="1"/>
      <w:marLeft w:val="0"/>
      <w:marRight w:val="0"/>
      <w:marTop w:val="0"/>
      <w:marBottom w:val="0"/>
      <w:divBdr>
        <w:top w:val="none" w:sz="0" w:space="0" w:color="auto"/>
        <w:left w:val="none" w:sz="0" w:space="0" w:color="auto"/>
        <w:bottom w:val="none" w:sz="0" w:space="0" w:color="auto"/>
        <w:right w:val="none" w:sz="0" w:space="0" w:color="auto"/>
      </w:divBdr>
    </w:div>
    <w:div w:id="1572347977">
      <w:bodyDiv w:val="1"/>
      <w:marLeft w:val="0"/>
      <w:marRight w:val="0"/>
      <w:marTop w:val="0"/>
      <w:marBottom w:val="0"/>
      <w:divBdr>
        <w:top w:val="none" w:sz="0" w:space="0" w:color="auto"/>
        <w:left w:val="none" w:sz="0" w:space="0" w:color="auto"/>
        <w:bottom w:val="none" w:sz="0" w:space="0" w:color="auto"/>
        <w:right w:val="none" w:sz="0" w:space="0" w:color="auto"/>
      </w:divBdr>
    </w:div>
    <w:div w:id="1724985855">
      <w:bodyDiv w:val="1"/>
      <w:marLeft w:val="0"/>
      <w:marRight w:val="0"/>
      <w:marTop w:val="0"/>
      <w:marBottom w:val="0"/>
      <w:divBdr>
        <w:top w:val="none" w:sz="0" w:space="0" w:color="auto"/>
        <w:left w:val="none" w:sz="0" w:space="0" w:color="auto"/>
        <w:bottom w:val="none" w:sz="0" w:space="0" w:color="auto"/>
        <w:right w:val="none" w:sz="0" w:space="0" w:color="auto"/>
      </w:divBdr>
      <w:divsChild>
        <w:div w:id="93089712">
          <w:marLeft w:val="0"/>
          <w:marRight w:val="0"/>
          <w:marTop w:val="0"/>
          <w:marBottom w:val="0"/>
          <w:divBdr>
            <w:top w:val="none" w:sz="0" w:space="0" w:color="auto"/>
            <w:left w:val="none" w:sz="0" w:space="0" w:color="auto"/>
            <w:bottom w:val="none" w:sz="0" w:space="0" w:color="auto"/>
            <w:right w:val="none" w:sz="0" w:space="0" w:color="auto"/>
          </w:divBdr>
          <w:divsChild>
            <w:div w:id="15720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7184">
      <w:bodyDiv w:val="1"/>
      <w:marLeft w:val="0"/>
      <w:marRight w:val="0"/>
      <w:marTop w:val="0"/>
      <w:marBottom w:val="0"/>
      <w:divBdr>
        <w:top w:val="none" w:sz="0" w:space="0" w:color="auto"/>
        <w:left w:val="none" w:sz="0" w:space="0" w:color="auto"/>
        <w:bottom w:val="none" w:sz="0" w:space="0" w:color="auto"/>
        <w:right w:val="none" w:sz="0" w:space="0" w:color="auto"/>
      </w:divBdr>
      <w:divsChild>
        <w:div w:id="608463869">
          <w:marLeft w:val="0"/>
          <w:marRight w:val="0"/>
          <w:marTop w:val="0"/>
          <w:marBottom w:val="0"/>
          <w:divBdr>
            <w:top w:val="none" w:sz="0" w:space="0" w:color="auto"/>
            <w:left w:val="none" w:sz="0" w:space="0" w:color="auto"/>
            <w:bottom w:val="none" w:sz="0" w:space="0" w:color="auto"/>
            <w:right w:val="none" w:sz="0" w:space="0" w:color="auto"/>
          </w:divBdr>
          <w:divsChild>
            <w:div w:id="16618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90161">
      <w:bodyDiv w:val="1"/>
      <w:marLeft w:val="0"/>
      <w:marRight w:val="0"/>
      <w:marTop w:val="0"/>
      <w:marBottom w:val="0"/>
      <w:divBdr>
        <w:top w:val="none" w:sz="0" w:space="0" w:color="auto"/>
        <w:left w:val="none" w:sz="0" w:space="0" w:color="auto"/>
        <w:bottom w:val="none" w:sz="0" w:space="0" w:color="auto"/>
        <w:right w:val="none" w:sz="0" w:space="0" w:color="auto"/>
      </w:divBdr>
      <w:divsChild>
        <w:div w:id="895898279">
          <w:marLeft w:val="0"/>
          <w:marRight w:val="0"/>
          <w:marTop w:val="0"/>
          <w:marBottom w:val="0"/>
          <w:divBdr>
            <w:top w:val="none" w:sz="0" w:space="0" w:color="auto"/>
            <w:left w:val="none" w:sz="0" w:space="0" w:color="auto"/>
            <w:bottom w:val="none" w:sz="0" w:space="0" w:color="auto"/>
            <w:right w:val="none" w:sz="0" w:space="0" w:color="auto"/>
          </w:divBdr>
          <w:divsChild>
            <w:div w:id="20836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2319">
      <w:bodyDiv w:val="1"/>
      <w:marLeft w:val="0"/>
      <w:marRight w:val="0"/>
      <w:marTop w:val="0"/>
      <w:marBottom w:val="0"/>
      <w:divBdr>
        <w:top w:val="none" w:sz="0" w:space="0" w:color="auto"/>
        <w:left w:val="none" w:sz="0" w:space="0" w:color="auto"/>
        <w:bottom w:val="none" w:sz="0" w:space="0" w:color="auto"/>
        <w:right w:val="none" w:sz="0" w:space="0" w:color="auto"/>
      </w:divBdr>
      <w:divsChild>
        <w:div w:id="86389976">
          <w:marLeft w:val="0"/>
          <w:marRight w:val="0"/>
          <w:marTop w:val="0"/>
          <w:marBottom w:val="0"/>
          <w:divBdr>
            <w:top w:val="none" w:sz="0" w:space="0" w:color="auto"/>
            <w:left w:val="none" w:sz="0" w:space="0" w:color="auto"/>
            <w:bottom w:val="none" w:sz="0" w:space="0" w:color="auto"/>
            <w:right w:val="none" w:sz="0" w:space="0" w:color="auto"/>
          </w:divBdr>
          <w:divsChild>
            <w:div w:id="5483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7549">
      <w:bodyDiv w:val="1"/>
      <w:marLeft w:val="0"/>
      <w:marRight w:val="0"/>
      <w:marTop w:val="0"/>
      <w:marBottom w:val="0"/>
      <w:divBdr>
        <w:top w:val="none" w:sz="0" w:space="0" w:color="auto"/>
        <w:left w:val="none" w:sz="0" w:space="0" w:color="auto"/>
        <w:bottom w:val="none" w:sz="0" w:space="0" w:color="auto"/>
        <w:right w:val="none" w:sz="0" w:space="0" w:color="auto"/>
      </w:divBdr>
      <w:divsChild>
        <w:div w:id="1043016299">
          <w:marLeft w:val="0"/>
          <w:marRight w:val="0"/>
          <w:marTop w:val="0"/>
          <w:marBottom w:val="0"/>
          <w:divBdr>
            <w:top w:val="none" w:sz="0" w:space="0" w:color="auto"/>
            <w:left w:val="none" w:sz="0" w:space="0" w:color="auto"/>
            <w:bottom w:val="none" w:sz="0" w:space="0" w:color="auto"/>
            <w:right w:val="none" w:sz="0" w:space="0" w:color="auto"/>
          </w:divBdr>
          <w:divsChild>
            <w:div w:id="17565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2067">
      <w:bodyDiv w:val="1"/>
      <w:marLeft w:val="0"/>
      <w:marRight w:val="0"/>
      <w:marTop w:val="0"/>
      <w:marBottom w:val="0"/>
      <w:divBdr>
        <w:top w:val="none" w:sz="0" w:space="0" w:color="auto"/>
        <w:left w:val="none" w:sz="0" w:space="0" w:color="auto"/>
        <w:bottom w:val="none" w:sz="0" w:space="0" w:color="auto"/>
        <w:right w:val="none" w:sz="0" w:space="0" w:color="auto"/>
      </w:divBdr>
      <w:divsChild>
        <w:div w:id="1080367409">
          <w:marLeft w:val="0"/>
          <w:marRight w:val="0"/>
          <w:marTop w:val="0"/>
          <w:marBottom w:val="0"/>
          <w:divBdr>
            <w:top w:val="none" w:sz="0" w:space="0" w:color="auto"/>
            <w:left w:val="none" w:sz="0" w:space="0" w:color="auto"/>
            <w:bottom w:val="none" w:sz="0" w:space="0" w:color="auto"/>
            <w:right w:val="none" w:sz="0" w:space="0" w:color="auto"/>
          </w:divBdr>
          <w:divsChild>
            <w:div w:id="2676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40939">
      <w:bodyDiv w:val="1"/>
      <w:marLeft w:val="0"/>
      <w:marRight w:val="0"/>
      <w:marTop w:val="0"/>
      <w:marBottom w:val="0"/>
      <w:divBdr>
        <w:top w:val="none" w:sz="0" w:space="0" w:color="auto"/>
        <w:left w:val="none" w:sz="0" w:space="0" w:color="auto"/>
        <w:bottom w:val="none" w:sz="0" w:space="0" w:color="auto"/>
        <w:right w:val="none" w:sz="0" w:space="0" w:color="auto"/>
      </w:divBdr>
      <w:divsChild>
        <w:div w:id="1330595668">
          <w:marLeft w:val="0"/>
          <w:marRight w:val="0"/>
          <w:marTop w:val="0"/>
          <w:marBottom w:val="0"/>
          <w:divBdr>
            <w:top w:val="none" w:sz="0" w:space="0" w:color="auto"/>
            <w:left w:val="none" w:sz="0" w:space="0" w:color="auto"/>
            <w:bottom w:val="none" w:sz="0" w:space="0" w:color="auto"/>
            <w:right w:val="none" w:sz="0" w:space="0" w:color="auto"/>
          </w:divBdr>
          <w:divsChild>
            <w:div w:id="169495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3341">
      <w:bodyDiv w:val="1"/>
      <w:marLeft w:val="0"/>
      <w:marRight w:val="0"/>
      <w:marTop w:val="0"/>
      <w:marBottom w:val="0"/>
      <w:divBdr>
        <w:top w:val="none" w:sz="0" w:space="0" w:color="auto"/>
        <w:left w:val="none" w:sz="0" w:space="0" w:color="auto"/>
        <w:bottom w:val="none" w:sz="0" w:space="0" w:color="auto"/>
        <w:right w:val="none" w:sz="0" w:space="0" w:color="auto"/>
      </w:divBdr>
      <w:divsChild>
        <w:div w:id="1856335723">
          <w:marLeft w:val="0"/>
          <w:marRight w:val="0"/>
          <w:marTop w:val="0"/>
          <w:marBottom w:val="0"/>
          <w:divBdr>
            <w:top w:val="none" w:sz="0" w:space="0" w:color="auto"/>
            <w:left w:val="none" w:sz="0" w:space="0" w:color="auto"/>
            <w:bottom w:val="none" w:sz="0" w:space="0" w:color="auto"/>
            <w:right w:val="none" w:sz="0" w:space="0" w:color="auto"/>
          </w:divBdr>
          <w:divsChild>
            <w:div w:id="202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40225">
      <w:bodyDiv w:val="1"/>
      <w:marLeft w:val="0"/>
      <w:marRight w:val="0"/>
      <w:marTop w:val="0"/>
      <w:marBottom w:val="0"/>
      <w:divBdr>
        <w:top w:val="none" w:sz="0" w:space="0" w:color="auto"/>
        <w:left w:val="none" w:sz="0" w:space="0" w:color="auto"/>
        <w:bottom w:val="none" w:sz="0" w:space="0" w:color="auto"/>
        <w:right w:val="none" w:sz="0" w:space="0" w:color="auto"/>
      </w:divBdr>
      <w:divsChild>
        <w:div w:id="1838031007">
          <w:marLeft w:val="0"/>
          <w:marRight w:val="0"/>
          <w:marTop w:val="0"/>
          <w:marBottom w:val="0"/>
          <w:divBdr>
            <w:top w:val="none" w:sz="0" w:space="0" w:color="auto"/>
            <w:left w:val="none" w:sz="0" w:space="0" w:color="auto"/>
            <w:bottom w:val="none" w:sz="0" w:space="0" w:color="auto"/>
            <w:right w:val="none" w:sz="0" w:space="0" w:color="auto"/>
          </w:divBdr>
          <w:divsChild>
            <w:div w:id="10982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5918">
      <w:bodyDiv w:val="1"/>
      <w:marLeft w:val="0"/>
      <w:marRight w:val="0"/>
      <w:marTop w:val="0"/>
      <w:marBottom w:val="0"/>
      <w:divBdr>
        <w:top w:val="none" w:sz="0" w:space="0" w:color="auto"/>
        <w:left w:val="none" w:sz="0" w:space="0" w:color="auto"/>
        <w:bottom w:val="none" w:sz="0" w:space="0" w:color="auto"/>
        <w:right w:val="none" w:sz="0" w:space="0" w:color="auto"/>
      </w:divBdr>
      <w:divsChild>
        <w:div w:id="1206407150">
          <w:marLeft w:val="0"/>
          <w:marRight w:val="0"/>
          <w:marTop w:val="0"/>
          <w:marBottom w:val="0"/>
          <w:divBdr>
            <w:top w:val="none" w:sz="0" w:space="0" w:color="auto"/>
            <w:left w:val="none" w:sz="0" w:space="0" w:color="auto"/>
            <w:bottom w:val="none" w:sz="0" w:space="0" w:color="auto"/>
            <w:right w:val="none" w:sz="0" w:space="0" w:color="auto"/>
          </w:divBdr>
          <w:divsChild>
            <w:div w:id="214696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2942">
      <w:bodyDiv w:val="1"/>
      <w:marLeft w:val="0"/>
      <w:marRight w:val="0"/>
      <w:marTop w:val="0"/>
      <w:marBottom w:val="0"/>
      <w:divBdr>
        <w:top w:val="none" w:sz="0" w:space="0" w:color="auto"/>
        <w:left w:val="none" w:sz="0" w:space="0" w:color="auto"/>
        <w:bottom w:val="none" w:sz="0" w:space="0" w:color="auto"/>
        <w:right w:val="none" w:sz="0" w:space="0" w:color="auto"/>
      </w:divBdr>
      <w:divsChild>
        <w:div w:id="2059738391">
          <w:marLeft w:val="0"/>
          <w:marRight w:val="0"/>
          <w:marTop w:val="0"/>
          <w:marBottom w:val="0"/>
          <w:divBdr>
            <w:top w:val="none" w:sz="0" w:space="0" w:color="auto"/>
            <w:left w:val="none" w:sz="0" w:space="0" w:color="auto"/>
            <w:bottom w:val="none" w:sz="0" w:space="0" w:color="auto"/>
            <w:right w:val="none" w:sz="0" w:space="0" w:color="auto"/>
          </w:divBdr>
          <w:divsChild>
            <w:div w:id="855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9317">
      <w:bodyDiv w:val="1"/>
      <w:marLeft w:val="0"/>
      <w:marRight w:val="0"/>
      <w:marTop w:val="0"/>
      <w:marBottom w:val="0"/>
      <w:divBdr>
        <w:top w:val="none" w:sz="0" w:space="0" w:color="auto"/>
        <w:left w:val="none" w:sz="0" w:space="0" w:color="auto"/>
        <w:bottom w:val="none" w:sz="0" w:space="0" w:color="auto"/>
        <w:right w:val="none" w:sz="0" w:space="0" w:color="auto"/>
      </w:divBdr>
      <w:divsChild>
        <w:div w:id="286394695">
          <w:marLeft w:val="0"/>
          <w:marRight w:val="0"/>
          <w:marTop w:val="0"/>
          <w:marBottom w:val="0"/>
          <w:divBdr>
            <w:top w:val="none" w:sz="0" w:space="0" w:color="auto"/>
            <w:left w:val="none" w:sz="0" w:space="0" w:color="auto"/>
            <w:bottom w:val="none" w:sz="0" w:space="0" w:color="auto"/>
            <w:right w:val="none" w:sz="0" w:space="0" w:color="auto"/>
          </w:divBdr>
          <w:divsChild>
            <w:div w:id="8032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6620">
      <w:bodyDiv w:val="1"/>
      <w:marLeft w:val="0"/>
      <w:marRight w:val="0"/>
      <w:marTop w:val="0"/>
      <w:marBottom w:val="0"/>
      <w:divBdr>
        <w:top w:val="none" w:sz="0" w:space="0" w:color="auto"/>
        <w:left w:val="none" w:sz="0" w:space="0" w:color="auto"/>
        <w:bottom w:val="none" w:sz="0" w:space="0" w:color="auto"/>
        <w:right w:val="none" w:sz="0" w:space="0" w:color="auto"/>
      </w:divBdr>
      <w:divsChild>
        <w:div w:id="431777599">
          <w:marLeft w:val="0"/>
          <w:marRight w:val="0"/>
          <w:marTop w:val="0"/>
          <w:marBottom w:val="0"/>
          <w:divBdr>
            <w:top w:val="none" w:sz="0" w:space="0" w:color="auto"/>
            <w:left w:val="none" w:sz="0" w:space="0" w:color="auto"/>
            <w:bottom w:val="none" w:sz="0" w:space="0" w:color="auto"/>
            <w:right w:val="none" w:sz="0" w:space="0" w:color="auto"/>
          </w:divBdr>
          <w:divsChild>
            <w:div w:id="9842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6136">
      <w:bodyDiv w:val="1"/>
      <w:marLeft w:val="0"/>
      <w:marRight w:val="0"/>
      <w:marTop w:val="0"/>
      <w:marBottom w:val="0"/>
      <w:divBdr>
        <w:top w:val="none" w:sz="0" w:space="0" w:color="auto"/>
        <w:left w:val="none" w:sz="0" w:space="0" w:color="auto"/>
        <w:bottom w:val="none" w:sz="0" w:space="0" w:color="auto"/>
        <w:right w:val="none" w:sz="0" w:space="0" w:color="auto"/>
      </w:divBdr>
      <w:divsChild>
        <w:div w:id="1098913884">
          <w:marLeft w:val="0"/>
          <w:marRight w:val="0"/>
          <w:marTop w:val="0"/>
          <w:marBottom w:val="0"/>
          <w:divBdr>
            <w:top w:val="none" w:sz="0" w:space="0" w:color="auto"/>
            <w:left w:val="none" w:sz="0" w:space="0" w:color="auto"/>
            <w:bottom w:val="none" w:sz="0" w:space="0" w:color="auto"/>
            <w:right w:val="none" w:sz="0" w:space="0" w:color="auto"/>
          </w:divBdr>
          <w:divsChild>
            <w:div w:id="18245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4278">
      <w:bodyDiv w:val="1"/>
      <w:marLeft w:val="0"/>
      <w:marRight w:val="0"/>
      <w:marTop w:val="0"/>
      <w:marBottom w:val="0"/>
      <w:divBdr>
        <w:top w:val="none" w:sz="0" w:space="0" w:color="auto"/>
        <w:left w:val="none" w:sz="0" w:space="0" w:color="auto"/>
        <w:bottom w:val="none" w:sz="0" w:space="0" w:color="auto"/>
        <w:right w:val="none" w:sz="0" w:space="0" w:color="auto"/>
      </w:divBdr>
      <w:divsChild>
        <w:div w:id="968974072">
          <w:marLeft w:val="0"/>
          <w:marRight w:val="0"/>
          <w:marTop w:val="0"/>
          <w:marBottom w:val="0"/>
          <w:divBdr>
            <w:top w:val="none" w:sz="0" w:space="0" w:color="auto"/>
            <w:left w:val="none" w:sz="0" w:space="0" w:color="auto"/>
            <w:bottom w:val="none" w:sz="0" w:space="0" w:color="auto"/>
            <w:right w:val="none" w:sz="0" w:space="0" w:color="auto"/>
          </w:divBdr>
          <w:divsChild>
            <w:div w:id="26689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microsoft.com/office/2011/relationships/people" Target="people.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12383</TotalTime>
  <Pages>27</Pages>
  <Words>7762</Words>
  <Characters>38915</Characters>
  <Application>Microsoft Office Word</Application>
  <DocSecurity>0</DocSecurity>
  <Lines>1067</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46437</CharactersWithSpaces>
  <SharedDoc>false</SharedDoc>
  <HLinks>
    <vt:vector size="78" baseType="variant">
      <vt:variant>
        <vt:i4>7274596</vt:i4>
      </vt:variant>
      <vt:variant>
        <vt:i4>39</vt:i4>
      </vt:variant>
      <vt:variant>
        <vt:i4>0</vt:i4>
      </vt:variant>
      <vt:variant>
        <vt:i4>5</vt:i4>
      </vt:variant>
      <vt:variant>
        <vt:lpwstr/>
      </vt:variant>
      <vt:variant>
        <vt:lpwstr>PathGeneration</vt:lpwstr>
      </vt:variant>
      <vt:variant>
        <vt:i4>7274596</vt:i4>
      </vt:variant>
      <vt:variant>
        <vt:i4>36</vt:i4>
      </vt:variant>
      <vt:variant>
        <vt:i4>0</vt:i4>
      </vt:variant>
      <vt:variant>
        <vt:i4>5</vt:i4>
      </vt:variant>
      <vt:variant>
        <vt:lpwstr/>
      </vt:variant>
      <vt:variant>
        <vt:lpwstr>PathGeneration</vt:lpwstr>
      </vt:variant>
      <vt:variant>
        <vt:i4>131076</vt:i4>
      </vt:variant>
      <vt:variant>
        <vt:i4>33</vt:i4>
      </vt:variant>
      <vt:variant>
        <vt:i4>0</vt:i4>
      </vt:variant>
      <vt:variant>
        <vt:i4>5</vt:i4>
      </vt:variant>
      <vt:variant>
        <vt:lpwstr/>
      </vt:variant>
      <vt:variant>
        <vt:lpwstr>CapacityCalendar</vt:lpwstr>
      </vt:variant>
      <vt:variant>
        <vt:i4>917513</vt:i4>
      </vt:variant>
      <vt:variant>
        <vt:i4>30</vt:i4>
      </vt:variant>
      <vt:variant>
        <vt:i4>0</vt:i4>
      </vt:variant>
      <vt:variant>
        <vt:i4>5</vt:i4>
      </vt:variant>
      <vt:variant>
        <vt:lpwstr/>
      </vt:variant>
      <vt:variant>
        <vt:lpwstr>QCTimeBuffer</vt:lpwstr>
      </vt:variant>
      <vt:variant>
        <vt:i4>8192116</vt:i4>
      </vt:variant>
      <vt:variant>
        <vt:i4>27</vt:i4>
      </vt:variant>
      <vt:variant>
        <vt:i4>0</vt:i4>
      </vt:variant>
      <vt:variant>
        <vt:i4>5</vt:i4>
      </vt:variant>
      <vt:variant>
        <vt:lpwstr/>
      </vt:variant>
      <vt:variant>
        <vt:lpwstr>PathGenExample</vt:lpwstr>
      </vt:variant>
      <vt:variant>
        <vt:i4>131076</vt:i4>
      </vt:variant>
      <vt:variant>
        <vt:i4>24</vt:i4>
      </vt:variant>
      <vt:variant>
        <vt:i4>0</vt:i4>
      </vt:variant>
      <vt:variant>
        <vt:i4>5</vt:i4>
      </vt:variant>
      <vt:variant>
        <vt:lpwstr/>
      </vt:variant>
      <vt:variant>
        <vt:lpwstr>CapacityCalendar</vt:lpwstr>
      </vt:variant>
      <vt:variant>
        <vt:i4>917513</vt:i4>
      </vt:variant>
      <vt:variant>
        <vt:i4>21</vt:i4>
      </vt:variant>
      <vt:variant>
        <vt:i4>0</vt:i4>
      </vt:variant>
      <vt:variant>
        <vt:i4>5</vt:i4>
      </vt:variant>
      <vt:variant>
        <vt:lpwstr/>
      </vt:variant>
      <vt:variant>
        <vt:lpwstr>QCTimeBuffer</vt:lpwstr>
      </vt:variant>
      <vt:variant>
        <vt:i4>7274596</vt:i4>
      </vt:variant>
      <vt:variant>
        <vt:i4>18</vt:i4>
      </vt:variant>
      <vt:variant>
        <vt:i4>0</vt:i4>
      </vt:variant>
      <vt:variant>
        <vt:i4>5</vt:i4>
      </vt:variant>
      <vt:variant>
        <vt:lpwstr/>
      </vt:variant>
      <vt:variant>
        <vt:lpwstr>PathGeneration</vt:lpwstr>
      </vt:variant>
      <vt:variant>
        <vt:i4>1703957</vt:i4>
      </vt:variant>
      <vt:variant>
        <vt:i4>15</vt:i4>
      </vt:variant>
      <vt:variant>
        <vt:i4>0</vt:i4>
      </vt:variant>
      <vt:variant>
        <vt:i4>5</vt:i4>
      </vt:variant>
      <vt:variant>
        <vt:lpwstr/>
      </vt:variant>
      <vt:variant>
        <vt:lpwstr>AlgoDeepDive</vt:lpwstr>
      </vt:variant>
      <vt:variant>
        <vt:i4>7274596</vt:i4>
      </vt:variant>
      <vt:variant>
        <vt:i4>12</vt:i4>
      </vt:variant>
      <vt:variant>
        <vt:i4>0</vt:i4>
      </vt:variant>
      <vt:variant>
        <vt:i4>5</vt:i4>
      </vt:variant>
      <vt:variant>
        <vt:lpwstr/>
      </vt:variant>
      <vt:variant>
        <vt:lpwstr>PathGeneration</vt:lpwstr>
      </vt:variant>
      <vt:variant>
        <vt:i4>1703957</vt:i4>
      </vt:variant>
      <vt:variant>
        <vt:i4>9</vt:i4>
      </vt:variant>
      <vt:variant>
        <vt:i4>0</vt:i4>
      </vt:variant>
      <vt:variant>
        <vt:i4>5</vt:i4>
      </vt:variant>
      <vt:variant>
        <vt:lpwstr/>
      </vt:variant>
      <vt:variant>
        <vt:lpwstr>AlgoDeepDive</vt:lpwstr>
      </vt:variant>
      <vt:variant>
        <vt:i4>7471207</vt:i4>
      </vt:variant>
      <vt:variant>
        <vt:i4>6</vt:i4>
      </vt:variant>
      <vt:variant>
        <vt:i4>0</vt:i4>
      </vt:variant>
      <vt:variant>
        <vt:i4>5</vt:i4>
      </vt:variant>
      <vt:variant>
        <vt:lpwstr/>
      </vt:variant>
      <vt:variant>
        <vt:lpwstr>BottleneckOrchestratorLoop</vt:lpwstr>
      </vt:variant>
      <vt:variant>
        <vt:i4>131077</vt:i4>
      </vt:variant>
      <vt:variant>
        <vt:i4>3</vt:i4>
      </vt:variant>
      <vt:variant>
        <vt:i4>0</vt:i4>
      </vt:variant>
      <vt:variant>
        <vt:i4>5</vt:i4>
      </vt:variant>
      <vt:variant>
        <vt:lpwstr/>
      </vt:variant>
      <vt:variant>
        <vt:lpwstr>LoadOnMachine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Deshpande</dc:creator>
  <cp:keywords/>
  <dc:description/>
  <cp:lastModifiedBy>Riddhi Soman</cp:lastModifiedBy>
  <cp:revision>830</cp:revision>
  <dcterms:created xsi:type="dcterms:W3CDTF">2025-07-03T21:43:00Z</dcterms:created>
  <dcterms:modified xsi:type="dcterms:W3CDTF">2025-12-17T05:53:00Z</dcterms:modified>
</cp:coreProperties>
</file>